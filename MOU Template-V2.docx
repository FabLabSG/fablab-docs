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spacing w:lineRule="auto" w:line="360"/>
        <w:jc w:val="both"/>
        <w:rPr>
          <w:rFonts w:ascii="Arial" w:hAnsi="Arial" w:asciiTheme="minorBidi" w:hAnsiTheme="minorBidi"/>
          <w:sz w:val="20"/>
          <w:szCs w:val="20"/>
          <w:del w:id="1" w:author="Alireza Panahiyan" w:date="2024-10-06T22:51:00Z"/>
        </w:rPr>
      </w:pPr>
      <w:del w:id="0" w:author="Alireza Panahiyan" w:date="2024-10-06T22:51:00Z">
        <w:r>
          <w:rPr>
            <w:rFonts w:ascii="Arial" w:hAnsi="Arial" w:asciiTheme="minorBidi" w:hAnsiTheme="minorBidi"/>
            <w:sz w:val="20"/>
            <w:szCs w:val="20"/>
          </w:rPr>
          <w:delText>----------------------------------------------------------------------------</w:delText>
        </w:r>
      </w:del>
    </w:p>
    <w:p>
      <w:pPr>
        <w:pStyle w:val="PlainText"/>
        <w:spacing w:lineRule="auto" w:line="360"/>
        <w:jc w:val="both"/>
        <w:rPr>
          <w:rFonts w:ascii="Arial" w:hAnsi="Arial" w:asciiTheme="minorBidi" w:hAnsiTheme="minorBidi"/>
          <w:sz w:val="20"/>
          <w:szCs w:val="20"/>
          <w:del w:id="3" w:author="Alireza Panahiyan" w:date="2024-10-06T22:51:00Z"/>
        </w:rPr>
      </w:pPr>
      <w:del w:id="2" w:author="Alireza Panahiyan" w:date="2024-10-06T22:51:00Z">
        <w:r>
          <w:rPr>
            <w:rFonts w:ascii="Arial" w:hAnsi="Arial" w:asciiTheme="minorBidi" w:hAnsiTheme="minorBidi"/>
            <w:sz w:val="20"/>
            <w:szCs w:val="20"/>
          </w:rPr>
          <w:delText>Credits:</w:delText>
        </w:r>
      </w:del>
    </w:p>
    <w:p>
      <w:pPr>
        <w:pStyle w:val="PlainText"/>
        <w:spacing w:lineRule="auto" w:line="360"/>
        <w:jc w:val="both"/>
        <w:rPr>
          <w:rFonts w:ascii="Arial" w:hAnsi="Arial" w:asciiTheme="minorBidi" w:hAnsiTheme="minorBidi"/>
          <w:sz w:val="20"/>
          <w:szCs w:val="20"/>
          <w:del w:id="7" w:author="Alireza Panahiyan" w:date="2024-10-06T22:51:00Z"/>
        </w:rPr>
      </w:pPr>
      <w:del w:id="4" w:author="Alireza Panahiyan" w:date="2024-10-06T22:51:00Z">
        <w:r>
          <w:rPr>
            <w:rFonts w:ascii="Arial" w:hAnsi="Arial" w:asciiTheme="minorBidi" w:hAnsiTheme="minorBidi"/>
            <w:sz w:val="20"/>
            <w:szCs w:val="20"/>
          </w:rPr>
          <w:delText xml:space="preserve">* Adapted from "Standard </w:delText>
        </w:r>
      </w:del>
      <w:del w:id="5" w:author="Alireza Panahiyan" w:date="2024-10-06T19:41:00Z">
        <w:r>
          <w:rPr>
            <w:rFonts w:ascii="Arial" w:hAnsi="Arial" w:asciiTheme="minorBidi" w:hAnsiTheme="minorBidi"/>
            <w:sz w:val="20"/>
            <w:szCs w:val="20"/>
          </w:rPr>
          <w:delText>MOU</w:delText>
        </w:r>
      </w:del>
      <w:del w:id="6" w:author="Alireza Panahiyan" w:date="2024-10-06T22:51:00Z">
        <w:r>
          <w:rPr>
            <w:rFonts w:ascii="Arial" w:hAnsi="Arial" w:asciiTheme="minorBidi" w:hAnsiTheme="minorBidi"/>
            <w:sz w:val="20"/>
            <w:szCs w:val="20"/>
          </w:rPr>
          <w:delText xml:space="preserve"> Template" by Scinnovent Centre For The Science Granting Councils Initiative (2020) , [https://idl-bnc-idrc.dspacedirect.org/items/b17a92db-dedd-4bc9-8ad5-d99e97d0e893](https://idl-bnc-idrc.dspacedirect.org/items/b17a92db-dedd-4bc9-8ad5-d99e97d0e893), [CC BY 4.0](https://creativecommons.org/licenses/by/4.0/)</w:delText>
        </w:r>
      </w:del>
    </w:p>
    <w:p>
      <w:pPr>
        <w:pStyle w:val="PlainText"/>
        <w:spacing w:lineRule="auto" w:line="360"/>
        <w:jc w:val="both"/>
        <w:rPr>
          <w:rFonts w:ascii="Arial" w:hAnsi="Arial" w:asciiTheme="minorBidi" w:hAnsiTheme="minorBidi"/>
          <w:sz w:val="20"/>
          <w:szCs w:val="20"/>
          <w:del w:id="9" w:author="Alireza Panahiyan" w:date="2024-10-06T22:51:00Z"/>
        </w:rPr>
      </w:pPr>
      <w:del w:id="8" w:author="Alireza Panahiyan" w:date="2024-10-06T22:51:00Z">
        <w:r>
          <w:rPr>
            <w:rFonts w:ascii="Arial" w:hAnsi="Arial" w:asciiTheme="minorBidi" w:hAnsiTheme="minorBidi"/>
            <w:sz w:val="20"/>
            <w:szCs w:val="20"/>
          </w:rPr>
          <w:delText>----------------------------------------------------------------------------</w:delText>
        </w:r>
      </w:del>
    </w:p>
    <w:p>
      <w:pPr>
        <w:pStyle w:val="PlainText"/>
        <w:spacing w:lineRule="auto" w:line="360"/>
        <w:rPr>
          <w:rFonts w:ascii="Arial" w:hAnsi="Arial" w:asciiTheme="minorBidi" w:hAnsiTheme="minorBidi"/>
          <w:sz w:val="20"/>
          <w:szCs w:val="20"/>
          <w:ins w:id="15" w:author="Alireza Panahiyan" w:date="2024-10-06T22:47:00Z"/>
        </w:rPr>
      </w:pPr>
      <w:ins w:id="10" w:author="Alireza Panahiyan" w:date="2024-10-06T22:47:00Z">
        <w:r>
          <w:rPr>
            <w:rFonts w:ascii="Arial" w:hAnsi="Arial" w:asciiTheme="minorBidi" w:hAnsiTheme="minorBidi"/>
            <w:sz w:val="20"/>
            <w:szCs w:val="20"/>
          </w:rPr>
          <w:t>This Cooperation Agreement (“</w:t>
        </w:r>
      </w:ins>
      <w:ins w:id="11" w:author="Alireza Panahiyan" w:date="2024-10-06T22:47:00Z">
        <w:r>
          <w:rPr>
            <w:rFonts w:ascii="Arial" w:hAnsi="Arial" w:asciiTheme="minorBidi" w:hAnsiTheme="minorBidi"/>
            <w:b/>
            <w:bCs/>
            <w:sz w:val="20"/>
            <w:szCs w:val="20"/>
          </w:rPr>
          <w:t>Agreement</w:t>
        </w:r>
      </w:ins>
      <w:ins w:id="12" w:author="Alireza Panahiyan" w:date="2024-10-06T22:47:00Z">
        <w:r>
          <w:rPr>
            <w:rFonts w:ascii="Arial" w:hAnsi="Arial" w:asciiTheme="minorBidi" w:hAnsiTheme="minorBidi"/>
            <w:sz w:val="20"/>
            <w:szCs w:val="20"/>
          </w:rPr>
          <w:t>”) is made and entered into effect as of [Date] (the “</w:t>
        </w:r>
      </w:ins>
      <w:ins w:id="13" w:author="Alireza Panahiyan" w:date="2024-10-06T22:47:00Z">
        <w:r>
          <w:rPr>
            <w:rFonts w:ascii="Arial" w:hAnsi="Arial" w:asciiTheme="minorBidi" w:hAnsiTheme="minorBidi"/>
            <w:b/>
            <w:bCs/>
            <w:sz w:val="20"/>
            <w:szCs w:val="20"/>
          </w:rPr>
          <w:t>Effective Date</w:t>
        </w:r>
      </w:ins>
      <w:ins w:id="14" w:author="Alireza Panahiyan" w:date="2024-10-06T22:47:00Z">
        <w:r>
          <w:rPr>
            <w:rFonts w:ascii="Arial" w:hAnsi="Arial" w:asciiTheme="minorBidi" w:hAnsiTheme="minorBidi"/>
            <w:sz w:val="20"/>
            <w:szCs w:val="20"/>
          </w:rPr>
          <w:t>”) by and between:</w:t>
        </w:r>
      </w:ins>
    </w:p>
    <w:p>
      <w:pPr>
        <w:pStyle w:val="PlainText"/>
        <w:spacing w:lineRule="auto" w:line="360"/>
        <w:rPr>
          <w:rFonts w:ascii="Arial" w:hAnsi="Arial" w:asciiTheme="minorBidi" w:hAnsiTheme="minorBidi"/>
          <w:sz w:val="20"/>
          <w:szCs w:val="20"/>
          <w:ins w:id="17" w:author="Alireza Panahiyan" w:date="2024-10-06T22:47:00Z"/>
        </w:rPr>
      </w:pPr>
      <w:ins w:id="16" w:author="Alireza Panahiyan" w:date="2024-10-06T22:47:00Z">
        <w:r>
          <w:rPr>
            <w:rFonts w:asciiTheme="minorBidi" w:hAnsiTheme="minorBidi" w:ascii="Arial" w:hAnsi="Arial"/>
            <w:sz w:val="20"/>
            <w:szCs w:val="20"/>
          </w:rPr>
        </w:r>
      </w:ins>
    </w:p>
    <w:p>
      <w:pPr>
        <w:pStyle w:val="PlainText"/>
        <w:numPr>
          <w:ilvl w:val="0"/>
          <w:numId w:val="14"/>
        </w:numPr>
        <w:spacing w:lineRule="auto" w:line="360"/>
        <w:rPr>
          <w:rFonts w:ascii="Arial" w:hAnsi="Arial" w:asciiTheme="minorBidi" w:hAnsiTheme="minorBidi"/>
          <w:sz w:val="20"/>
          <w:szCs w:val="20"/>
          <w:ins w:id="21" w:author="Alireza Panahiyan" w:date="2024-10-06T22:47:00Z"/>
        </w:rPr>
      </w:pPr>
      <w:ins w:id="18" w:author="Alireza Panahiyan" w:date="2024-10-06T22:47:00Z">
        <w:r>
          <w:rPr>
            <w:rFonts w:ascii="Arial" w:hAnsi="Arial" w:asciiTheme="minorBidi" w:hAnsiTheme="minorBidi"/>
            <w:sz w:val="20"/>
            <w:szCs w:val="20"/>
          </w:rPr>
          <w:t>[COMPANY NAME], a company incorporated in [Country], with its principal place of business at [address] (“</w:t>
        </w:r>
      </w:ins>
      <w:ins w:id="19" w:author="Alireza Panahiyan" w:date="2024-10-06T22:47:00Z">
        <w:r>
          <w:rPr>
            <w:rFonts w:ascii="Arial" w:hAnsi="Arial" w:asciiTheme="minorBidi" w:hAnsiTheme="minorBidi"/>
            <w:b/>
            <w:bCs/>
            <w:sz w:val="20"/>
            <w:szCs w:val="20"/>
          </w:rPr>
          <w:t>First Party</w:t>
        </w:r>
      </w:ins>
      <w:ins w:id="20" w:author="Alireza Panahiyan" w:date="2024-10-06T22:47:00Z">
        <w:r>
          <w:rPr>
            <w:rFonts w:ascii="Arial" w:hAnsi="Arial" w:asciiTheme="minorBidi" w:hAnsiTheme="minorBidi"/>
            <w:sz w:val="20"/>
            <w:szCs w:val="20"/>
          </w:rPr>
          <w:t>”);</w:t>
        </w:r>
      </w:ins>
    </w:p>
    <w:p>
      <w:pPr>
        <w:pStyle w:val="PlainText"/>
        <w:spacing w:lineRule="auto" w:line="360"/>
        <w:ind w:left="720" w:hanging="0"/>
        <w:rPr>
          <w:rFonts w:ascii="Arial" w:hAnsi="Arial" w:asciiTheme="minorBidi" w:hAnsiTheme="minorBidi"/>
          <w:sz w:val="20"/>
          <w:szCs w:val="20"/>
        </w:rPr>
      </w:pPr>
      <w:ins w:id="22" w:author="Alireza Panahiyan" w:date="2024-10-06T22:47:00Z">
        <w:r>
          <w:rPr>
            <w:rFonts w:ascii="Arial" w:hAnsi="Arial" w:asciiTheme="minorBidi" w:hAnsiTheme="minorBidi"/>
            <w:sz w:val="20"/>
            <w:szCs w:val="20"/>
          </w:rPr>
          <w:t>And</w:t>
        </w:r>
      </w:ins>
      <w:r>
        <w:rPr>
          <w:rFonts w:ascii="Arial" w:hAnsi="Arial" w:asciiTheme="minorBidi" w:hAnsiTheme="minorBidi"/>
          <w:sz w:val="20"/>
          <w:szCs w:val="20"/>
        </w:rPr>
        <w:t xml:space="preserve"> </w:t>
      </w:r>
    </w:p>
    <w:p>
      <w:pPr>
        <w:pStyle w:val="PlainText"/>
        <w:numPr>
          <w:ilvl w:val="0"/>
          <w:numId w:val="14"/>
        </w:numPr>
        <w:spacing w:lineRule="auto" w:line="360"/>
        <w:rPr>
          <w:rFonts w:ascii="Arial" w:hAnsi="Arial" w:asciiTheme="minorBidi" w:hAnsiTheme="minorBidi"/>
          <w:sz w:val="20"/>
          <w:szCs w:val="20"/>
        </w:rPr>
      </w:pPr>
      <w:ins w:id="23" w:author="Alireza Panahiyan" w:date="2024-10-06T22:46:00Z">
        <w:r>
          <w:rPr>
            <w:rFonts w:ascii="Arial" w:hAnsi="Arial" w:asciiTheme="minorBidi" w:hAnsiTheme="minorBidi"/>
            <w:sz w:val="20"/>
            <w:szCs w:val="20"/>
          </w:rPr>
          <w:t>[COMPANY NAME], a company incorporated in [Country], with its principal place of business at [address] (“</w:t>
        </w:r>
      </w:ins>
      <w:r>
        <w:rPr>
          <w:rFonts w:ascii="Arial" w:hAnsi="Arial" w:asciiTheme="minorBidi" w:hAnsiTheme="minorBidi"/>
          <w:b/>
          <w:bCs/>
          <w:sz w:val="20"/>
          <w:szCs w:val="20"/>
        </w:rPr>
        <w:t>Second</w:t>
      </w:r>
      <w:ins w:id="24" w:author="Alireza Panahiyan" w:date="2024-10-06T22:48:00Z">
        <w:r>
          <w:rPr>
            <w:rFonts w:ascii="Arial" w:hAnsi="Arial" w:asciiTheme="minorBidi" w:hAnsiTheme="minorBidi"/>
            <w:b/>
            <w:bCs/>
            <w:sz w:val="20"/>
            <w:szCs w:val="20"/>
          </w:rPr>
          <w:t xml:space="preserve"> Party</w:t>
        </w:r>
      </w:ins>
      <w:ins w:id="25" w:author="Alireza Panahiyan" w:date="2024-10-06T22:46:00Z">
        <w:r>
          <w:rPr>
            <w:rFonts w:ascii="Arial" w:hAnsi="Arial" w:asciiTheme="minorBidi" w:hAnsiTheme="minorBidi"/>
            <w:sz w:val="20"/>
            <w:szCs w:val="20"/>
          </w:rPr>
          <w:t>”);</w:t>
        </w:r>
      </w:ins>
    </w:p>
    <w:p>
      <w:pPr>
        <w:pStyle w:val="PlainText"/>
        <w:numPr>
          <w:ilvl w:val="0"/>
          <w:numId w:val="14"/>
        </w:numPr>
        <w:spacing w:lineRule="auto" w:line="360"/>
        <w:jc w:val="both"/>
        <w:pPrChange w:id="0" w:author="Alireza Panahiyan" w:date="2024-10-06T22:51:00Z">
          <w:pPr>
            <w:pStyle w:val="PlainText"/>
            <w:jc w:val="both"/>
            <w:spacing w:lineRule="auto" w:line="360"/>
          </w:pPr>
        </w:pPrChange>
        <w:rPr>
          <w:rFonts w:ascii="Arial" w:hAnsi="Arial" w:asciiTheme="minorBidi" w:hAnsiTheme="minorBidi"/>
          <w:sz w:val="20"/>
          <w:szCs w:val="20"/>
          <w:del w:id="26" w:author="Alireza Panahiyan" w:date="2024-10-06T22:18:00Z"/>
        </w:rPr>
      </w:pPr>
      <w:r>
        <w:rPr>
          <w:rFonts w:ascii="Arial" w:hAnsi="Arial" w:asciiTheme="minorBidi" w:hAnsiTheme="minorBidi"/>
          <w:sz w:val="20"/>
          <w:szCs w:val="20"/>
        </w:rPr>
        <w:t>## MEMORANDUM OF UNDERSTANDING</w:t>
      </w:r>
    </w:p>
    <w:p>
      <w:pPr>
        <w:pStyle w:val="PlainText"/>
        <w:spacing w:lineRule="auto" w:line="360"/>
        <w:jc w:val="both"/>
        <w:pPrChange w:id="0" w:author="Alireza Panahiyan" w:date="2024-10-06T22:51:00Z">
          <w:pPr>
            <w:pStyle w:val="PlainText"/>
            <w:jc w:val="both"/>
            <w:spacing w:lineRule="auto" w:line="360"/>
          </w:pPr>
        </w:pPrChange>
        <w:rPr>
          <w:rFonts w:ascii="Arial" w:hAnsi="Arial" w:asciiTheme="minorBidi" w:hAnsiTheme="minorBidi"/>
          <w:sz w:val="20"/>
          <w:szCs w:val="20"/>
          <w:del w:id="36" w:author="Alireza Panahiyan" w:date="2024-10-06T22:51:00Z"/>
        </w:rPr>
      </w:pPr>
      <w:del w:id="27" w:author="Alireza Panahiyan" w:date="2024-10-06T22:51:00Z">
        <w:r>
          <w:rPr>
            <w:rFonts w:ascii="Arial" w:hAnsi="Arial" w:asciiTheme="minorBidi" w:hAnsiTheme="minorBidi"/>
            <w:sz w:val="20"/>
            <w:szCs w:val="20"/>
          </w:rPr>
          <w:delText xml:space="preserve">This </w:delText>
        </w:r>
      </w:del>
      <w:del w:id="28" w:author="Alireza Panahiyan" w:date="2024-10-06T19:39:00Z">
        <w:r>
          <w:rPr>
            <w:rFonts w:ascii="Arial" w:hAnsi="Arial" w:asciiTheme="minorBidi" w:hAnsiTheme="minorBidi"/>
            <w:sz w:val="20"/>
            <w:szCs w:val="20"/>
          </w:rPr>
          <w:delText>Memorandum of Understanding</w:delText>
        </w:r>
      </w:del>
      <w:del w:id="29" w:author="Alireza Panahiyan" w:date="2024-10-06T22:51:00Z">
        <w:r>
          <w:rPr>
            <w:rFonts w:ascii="Arial" w:hAnsi="Arial" w:asciiTheme="minorBidi" w:hAnsiTheme="minorBidi"/>
            <w:sz w:val="20"/>
            <w:szCs w:val="20"/>
          </w:rPr>
          <w:delText xml:space="preserve"> (</w:delText>
        </w:r>
      </w:del>
      <w:del w:id="30" w:author="Alireza Panahiyan" w:date="2024-10-06T22:18:00Z">
        <w:r>
          <w:rPr>
            <w:rFonts w:ascii="Arial" w:hAnsi="Arial" w:asciiTheme="minorBidi" w:hAnsiTheme="minorBidi"/>
            <w:sz w:val="20"/>
            <w:szCs w:val="20"/>
          </w:rPr>
          <w:delText xml:space="preserve">this </w:delText>
        </w:r>
      </w:del>
      <w:del w:id="31" w:author="Alireza Panahiyan" w:date="2024-10-06T22:51:00Z">
        <w:r>
          <w:rPr>
            <w:rFonts w:ascii="Arial" w:hAnsi="Arial" w:asciiTheme="minorBidi" w:hAnsiTheme="minorBidi"/>
            <w:sz w:val="20"/>
            <w:szCs w:val="20"/>
          </w:rPr>
          <w:delText>"</w:delText>
        </w:r>
      </w:del>
      <w:del w:id="32" w:author="Alireza Panahiyan" w:date="2024-10-06T19:39:00Z">
        <w:r>
          <w:rPr>
            <w:rFonts w:ascii="Arial" w:hAnsi="Arial" w:asciiTheme="minorBidi" w:hAnsiTheme="minorBidi"/>
            <w:b/>
            <w:bCs/>
            <w:sz w:val="20"/>
            <w:szCs w:val="20"/>
          </w:rPr>
          <w:delText>MOU</w:delText>
        </w:r>
      </w:del>
      <w:del w:id="33" w:author="Alireza Panahiyan" w:date="2024-10-06T22:51:00Z">
        <w:r>
          <w:rPr>
            <w:rFonts w:ascii="Arial" w:hAnsi="Arial" w:asciiTheme="minorBidi" w:hAnsiTheme="minorBidi"/>
            <w:sz w:val="20"/>
            <w:szCs w:val="20"/>
          </w:rPr>
          <w:delText>") is made and entered into on this DD day of MMMMMMMM, YYYY ("</w:delText>
        </w:r>
      </w:del>
      <w:del w:id="34" w:author="Alireza Panahiyan" w:date="2024-10-06T22:51:00Z">
        <w:r>
          <w:rPr>
            <w:rFonts w:ascii="Arial" w:hAnsi="Arial" w:asciiTheme="minorBidi" w:hAnsiTheme="minorBidi"/>
            <w:b/>
            <w:bCs/>
            <w:sz w:val="20"/>
            <w:szCs w:val="20"/>
          </w:rPr>
          <w:delText>Effective Date</w:delText>
        </w:r>
      </w:del>
      <w:del w:id="35" w:author="Alireza Panahiyan" w:date="2024-10-06T22:51:00Z">
        <w:r>
          <w:rPr>
            <w:rFonts w:ascii="Arial" w:hAnsi="Arial" w:asciiTheme="minorBidi" w:hAnsiTheme="minorBidi"/>
            <w:sz w:val="20"/>
            <w:szCs w:val="20"/>
          </w:rPr>
          <w:delText>") by and between:</w:delText>
        </w:r>
      </w:del>
    </w:p>
    <w:p>
      <w:pPr>
        <w:pStyle w:val="PlainText"/>
        <w:spacing w:lineRule="auto" w:line="360"/>
        <w:jc w:val="both"/>
        <w:pPrChange w:id="0" w:author="Alireza Panahiyan" w:date="2024-10-06T22:51:00Z">
          <w:pPr>
            <w:pStyle w:val="PlainText"/>
            <w:jc w:val="both"/>
            <w:spacing w:lineRule="auto" w:line="360"/>
          </w:pPr>
        </w:pPrChange>
        <w:rPr>
          <w:rFonts w:ascii="Arial" w:hAnsi="Arial" w:asciiTheme="minorBidi" w:hAnsiTheme="minorBidi"/>
          <w:sz w:val="20"/>
          <w:szCs w:val="20"/>
          <w:del w:id="40" w:author="Alireza Panahiyan" w:date="2024-10-06T22:48:00Z"/>
        </w:rPr>
      </w:pPr>
      <w:del w:id="37" w:author="Alireza Panahiyan" w:date="2024-10-06T22:48:00Z">
        <w:r>
          <w:rPr>
            <w:rFonts w:ascii="Arial" w:hAnsi="Arial" w:asciiTheme="minorBidi" w:hAnsiTheme="minorBidi"/>
            <w:sz w:val="20"/>
            <w:szCs w:val="20"/>
          </w:rPr>
          <w:delText>FabLab Singapore, of Singapore (the "</w:delText>
        </w:r>
      </w:del>
      <w:del w:id="38" w:author="Alireza Panahiyan" w:date="2024-10-06T22:48:00Z">
        <w:r>
          <w:rPr>
            <w:rFonts w:ascii="Arial" w:hAnsi="Arial" w:asciiTheme="minorBidi" w:hAnsiTheme="minorBidi"/>
            <w:b/>
            <w:bCs/>
            <w:sz w:val="20"/>
            <w:szCs w:val="20"/>
          </w:rPr>
          <w:delText>First Party</w:delText>
        </w:r>
      </w:del>
      <w:del w:id="39" w:author="Alireza Panahiyan" w:date="2024-10-06T22:48:00Z">
        <w:r>
          <w:rPr>
            <w:rFonts w:ascii="Arial" w:hAnsi="Arial" w:asciiTheme="minorBidi" w:hAnsiTheme="minorBidi"/>
            <w:sz w:val="20"/>
            <w:szCs w:val="20"/>
          </w:rPr>
          <w:delText>")</w:delText>
        </w:r>
      </w:del>
    </w:p>
    <w:p>
      <w:pPr>
        <w:pStyle w:val="PlainText"/>
        <w:spacing w:lineRule="auto" w:line="360"/>
        <w:jc w:val="both"/>
        <w:pPrChange w:id="0" w:author="Alireza Panahiyan" w:date="2024-10-06T22:51:00Z">
          <w:pPr>
            <w:pStyle w:val="PlainText"/>
            <w:jc w:val="both"/>
            <w:spacing w:lineRule="auto" w:line="360"/>
          </w:pPr>
        </w:pPrChange>
        <w:rPr>
          <w:rFonts w:ascii="Arial" w:hAnsi="Arial" w:asciiTheme="minorBidi" w:hAnsiTheme="minorBidi"/>
          <w:sz w:val="20"/>
          <w:szCs w:val="20"/>
          <w:del w:id="42" w:author="Alireza Panahiyan" w:date="2024-10-06T22:48:00Z"/>
        </w:rPr>
      </w:pPr>
      <w:del w:id="41" w:author="Alireza Panahiyan" w:date="2024-10-06T22:48:00Z">
        <w:r>
          <w:rPr>
            <w:rFonts w:ascii="Arial" w:hAnsi="Arial" w:asciiTheme="minorBidi" w:hAnsiTheme="minorBidi"/>
            <w:sz w:val="20"/>
            <w:szCs w:val="20"/>
          </w:rPr>
          <w:delText>and</w:delText>
        </w:r>
      </w:del>
    </w:p>
    <w:p>
      <w:pPr>
        <w:pStyle w:val="PlainText"/>
        <w:spacing w:lineRule="auto" w:line="360"/>
        <w:jc w:val="both"/>
        <w:pPrChange w:id="0" w:author="Alireza Panahiyan" w:date="2024-10-06T22:51:00Z">
          <w:pPr>
            <w:pStyle w:val="PlainText"/>
            <w:jc w:val="both"/>
            <w:spacing w:lineRule="auto" w:line="360"/>
          </w:pPr>
        </w:pPrChange>
        <w:rPr>
          <w:rFonts w:ascii="Arial" w:hAnsi="Arial" w:asciiTheme="minorBidi" w:hAnsiTheme="minorBidi"/>
          <w:sz w:val="20"/>
          <w:szCs w:val="20"/>
          <w:del w:id="46" w:author="Alireza Panahiyan" w:date="2024-10-06T22:48:00Z"/>
        </w:rPr>
      </w:pPr>
      <w:del w:id="43" w:author="Alireza Panahiyan" w:date="2024-10-06T22:48:00Z">
        <w:r>
          <w:rPr>
            <w:rFonts w:ascii="Arial" w:hAnsi="Arial" w:asciiTheme="minorBidi" w:hAnsiTheme="minorBidi"/>
            <w:sz w:val="20"/>
            <w:szCs w:val="20"/>
          </w:rPr>
          <w:delText>FabLab, of Singapore (the "</w:delText>
        </w:r>
      </w:del>
      <w:del w:id="44" w:author="Alireza Panahiyan" w:date="2024-10-06T22:48:00Z">
        <w:r>
          <w:rPr>
            <w:rFonts w:ascii="Arial" w:hAnsi="Arial" w:asciiTheme="minorBidi" w:hAnsiTheme="minorBidi"/>
            <w:b/>
            <w:bCs/>
            <w:sz w:val="20"/>
            <w:szCs w:val="20"/>
          </w:rPr>
          <w:delText>Second Party</w:delText>
        </w:r>
      </w:del>
      <w:del w:id="45" w:author="Alireza Panahiyan" w:date="2024-10-06T22:48:00Z">
        <w:r>
          <w:rPr>
            <w:rFonts w:ascii="Arial" w:hAnsi="Arial" w:asciiTheme="minorBidi" w:hAnsiTheme="minorBidi"/>
            <w:sz w:val="20"/>
            <w:szCs w:val="20"/>
          </w:rPr>
          <w:delText>"),</w:delText>
        </w:r>
      </w:del>
    </w:p>
    <w:p>
      <w:pPr>
        <w:pStyle w:val="PlainText"/>
        <w:spacing w:lineRule="auto" w:line="360"/>
        <w:jc w:val="both"/>
        <w:pPrChange w:id="0" w:author="Alireza Panahiyan" w:date="2024-10-06T22:51:00Z">
          <w:pPr>
            <w:pStyle w:val="PlainText"/>
            <w:jc w:val="both"/>
            <w:spacing w:lineRule="auto" w:line="360"/>
          </w:pPr>
        </w:pPrChange>
        <w:rPr>
          <w:rFonts w:ascii="Arial" w:hAnsi="Arial" w:asciiTheme="minorBidi" w:hAnsiTheme="minorBidi"/>
          <w:sz w:val="20"/>
          <w:szCs w:val="20"/>
          <w:del w:id="49" w:author="Alireza Panahiyan" w:date="2024-10-06T17:56:00Z"/>
        </w:rPr>
      </w:pPr>
      <w:r>
        <w:rPr>
          <w:rFonts w:ascii="Arial" w:hAnsi="Arial" w:asciiTheme="minorBidi" w:hAnsiTheme="minorBidi"/>
          <w:sz w:val="20"/>
          <w:szCs w:val="20"/>
        </w:rPr>
        <w:t>both o</w:t>
      </w:r>
      <w:del w:id="47" w:author="Alireza Panahiyan" w:date="2024-10-06T17:28:00Z">
        <w:r>
          <w:rPr>
            <w:rFonts w:ascii="Arial" w:hAnsi="Arial" w:asciiTheme="minorBidi" w:hAnsiTheme="minorBidi"/>
            <w:sz w:val="20"/>
            <w:szCs w:val="20"/>
          </w:rPr>
          <w:delText>w</w:delText>
        </w:r>
      </w:del>
      <w:del w:id="48" w:author="Alireza Panahiyan" w:date="2024-10-06T17:56:00Z">
        <w:r>
          <w:rPr>
            <w:rFonts w:ascii="Arial" w:hAnsi="Arial" w:asciiTheme="minorBidi" w:hAnsiTheme="minorBidi"/>
            <w:sz w:val="20"/>
            <w:szCs w:val="20"/>
          </w:rPr>
          <w:delText xml:space="preserve"> whom are collectively known as the "Parties",</w:delText>
        </w:r>
      </w:del>
    </w:p>
    <w:p>
      <w:pPr>
        <w:pStyle w:val="PlainText"/>
        <w:spacing w:lineRule="auto" w:line="360"/>
        <w:jc w:val="both"/>
        <w:rPr>
          <w:rFonts w:ascii="Arial" w:hAnsi="Arial" w:asciiTheme="minorBidi" w:hAnsiTheme="minorBidi"/>
          <w:sz w:val="20"/>
          <w:szCs w:val="20"/>
          <w:ins w:id="51" w:author="Alireza Panahiyan" w:date="2024-10-06T22:51:00Z"/>
        </w:rPr>
      </w:pPr>
      <w:ins w:id="50" w:author="Alireza Panahiyan" w:date="2024-10-06T22:51:00Z">
        <w:r>
          <w:rPr>
            <w:rFonts w:asciiTheme="minorBidi" w:hAnsiTheme="minorBidi" w:ascii="Arial" w:hAnsi="Arial"/>
            <w:sz w:val="20"/>
            <w:szCs w:val="20"/>
          </w:rPr>
        </w:r>
      </w:ins>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First Party and Second Party shall individually be referred to as a “</w:t>
      </w:r>
      <w:r>
        <w:rPr>
          <w:rFonts w:ascii="Arial" w:hAnsi="Arial" w:asciiTheme="minorBidi" w:hAnsiTheme="minorBidi"/>
          <w:b/>
          <w:bCs/>
          <w:sz w:val="20"/>
          <w:szCs w:val="20"/>
        </w:rPr>
        <w:t>Party</w:t>
      </w:r>
      <w:r>
        <w:rPr>
          <w:rFonts w:ascii="Arial" w:hAnsi="Arial" w:asciiTheme="minorBidi" w:hAnsiTheme="minorBidi"/>
          <w:sz w:val="20"/>
          <w:szCs w:val="20"/>
        </w:rPr>
        <w:t>” and collectively as the “</w:t>
      </w:r>
      <w:r>
        <w:rPr>
          <w:rFonts w:ascii="Arial" w:hAnsi="Arial" w:asciiTheme="minorBidi" w:hAnsiTheme="minorBidi"/>
          <w:b/>
          <w:bCs/>
          <w:sz w:val="20"/>
          <w:szCs w:val="20"/>
        </w:rPr>
        <w:t>Parties</w:t>
      </w:r>
      <w:r>
        <w:rPr>
          <w:rFonts w:ascii="Arial" w:hAnsi="Arial" w:asciiTheme="minorBidi" w:hAnsiTheme="minorBidi"/>
          <w:sz w:val="20"/>
          <w:szCs w:val="20"/>
        </w:rPr>
        <w:t>”.</w:t>
      </w:r>
    </w:p>
    <w:p>
      <w:pPr>
        <w:pStyle w:val="PlainText"/>
        <w:spacing w:lineRule="auto" w:line="360"/>
        <w:jc w:val="both"/>
        <w:rPr>
          <w:rFonts w:ascii="Arial" w:hAnsi="Arial" w:asciiTheme="minorBidi" w:hAnsiTheme="minorBidi"/>
          <w:sz w:val="20"/>
          <w:szCs w:val="20"/>
        </w:rPr>
      </w:pPr>
      <w:r>
        <w:rPr>
          <w:rFonts w:asciiTheme="minorBidi" w:hAnsiTheme="minorBidi" w:ascii="Arial" w:hAnsi="Arial"/>
          <w:sz w:val="20"/>
          <w:szCs w:val="20"/>
        </w:rPr>
      </w:r>
    </w:p>
    <w:p>
      <w:pPr>
        <w:pStyle w:val="PlainText"/>
        <w:spacing w:lineRule="auto" w:line="360"/>
        <w:jc w:val="both"/>
        <w:rPr>
          <w:rFonts w:ascii="Arial" w:hAnsi="Arial" w:asciiTheme="minorBidi" w:hAnsiTheme="minorBidi"/>
          <w:b/>
          <w:b/>
          <w:bCs/>
          <w:sz w:val="20"/>
          <w:szCs w:val="20"/>
          <w:ins w:id="55" w:author="Alireza Panahiyan" w:date="2024-10-06T22:55:00Z"/>
        </w:rPr>
      </w:pPr>
      <w:del w:id="52" w:author="Alireza Panahiyan" w:date="2024-10-06T22:54:00Z">
        <w:r>
          <w:rPr>
            <w:rFonts w:ascii="Arial" w:hAnsi="Arial" w:asciiTheme="minorBidi" w:hAnsiTheme="minorBidi"/>
            <w:b/>
            <w:bCs/>
            <w:sz w:val="20"/>
            <w:szCs w:val="20"/>
          </w:rPr>
          <w:delText>**</w:delText>
        </w:r>
      </w:del>
      <w:r>
        <w:rPr>
          <w:rFonts w:ascii="Arial" w:hAnsi="Arial" w:asciiTheme="minorBidi" w:hAnsiTheme="minorBidi"/>
          <w:rFonts w:ascii="Arial" w:hAnsi="Arial" w:asciiTheme="minorBidi" w:hAnsiTheme="minorBidi"/>
          <w:b/>
          <w:bCs/>
          <w:sz w:val="20"/>
          <w:szCs w:val="20"/>
          <w:rPrChange w:id="0" w:author="Alireza Panahiyan" w:date="2024-10-06T22:55:00Z">
            <w:rPr>
              <w:sz w:val="20"/>
              <w:szCs w:val="20"/>
            </w:rPr>
          </w:rPrChange>
        </w:rPr>
        <w:t>WHEREAS</w:t>
      </w:r>
      <w:ins w:id="54" w:author="Alireza Panahiyan" w:date="2024-10-06T22:55:00Z">
        <w:r>
          <w:rPr>
            <w:rFonts w:ascii="Arial" w:hAnsi="Arial" w:asciiTheme="minorBidi" w:hAnsiTheme="minorBidi"/>
            <w:b/>
            <w:bCs/>
            <w:sz w:val="20"/>
            <w:szCs w:val="20"/>
          </w:rPr>
          <w:t>:</w:t>
        </w:r>
      </w:ins>
    </w:p>
    <w:p>
      <w:pPr>
        <w:pStyle w:val="PlainText"/>
        <w:numPr>
          <w:ilvl w:val="0"/>
          <w:numId w:val="15"/>
        </w:numPr>
        <w:spacing w:lineRule="auto" w:line="360"/>
        <w:jc w:val="both"/>
        <w:rPr>
          <w:rFonts w:ascii="Arial" w:hAnsi="Arial" w:asciiTheme="minorBidi" w:hAnsiTheme="minorBidi"/>
          <w:sz w:val="20"/>
          <w:szCs w:val="20"/>
          <w:del w:id="58" w:author="Alireza Panahiyan" w:date="2024-10-06T22:55:00Z"/>
        </w:rPr>
      </w:pPr>
      <w:del w:id="56" w:author="Alireza Panahiyan" w:date="2024-10-06T22:54:00Z">
        <w:r>
          <w:rPr>
            <w:rFonts w:ascii="Arial" w:hAnsi="Arial" w:asciiTheme="minorBidi" w:hAnsiTheme="minorBidi"/>
            <w:sz w:val="20"/>
            <w:szCs w:val="20"/>
          </w:rPr>
          <w:delText xml:space="preserve">** </w:delText>
        </w:r>
      </w:del>
      <w:r>
        <w:rPr>
          <w:rFonts w:ascii="Arial" w:hAnsi="Arial" w:asciiTheme="minorBidi" w:hAnsiTheme="minorBidi"/>
          <w:sz w:val="20"/>
          <w:szCs w:val="20"/>
        </w:rPr>
        <w:t>the "First Party" and the "Second Party" desire to enter into an agreement in which they will work together to achieve the various aims and objectives relating to "The Development, Implementation and Support of the FabLab Eco-System in Singapore" (the "</w:t>
      </w:r>
      <w:r>
        <w:rPr>
          <w:rFonts w:ascii="Arial" w:hAnsi="Arial" w:asciiTheme="minorBidi" w:hAnsiTheme="minorBidi"/>
          <w:rFonts w:ascii="Arial" w:hAnsi="Arial" w:asciiTheme="minorBidi" w:hAnsiTheme="minorBidi"/>
          <w:b/>
          <w:bCs/>
          <w:sz w:val="20"/>
          <w:szCs w:val="20"/>
          <w:rPrChange w:id="0" w:author="Alireza Panahiyan" w:date="2024-10-06T17:57:00Z">
            <w:rPr>
              <w:sz w:val="20"/>
              <w:szCs w:val="20"/>
            </w:rPr>
          </w:rPrChange>
        </w:rPr>
        <w:t>Project</w:t>
      </w:r>
      <w:r>
        <w:rPr>
          <w:rFonts w:ascii="Arial" w:hAnsi="Arial" w:asciiTheme="minorBidi" w:hAnsiTheme="minorBidi"/>
          <w:sz w:val="20"/>
          <w:szCs w:val="20"/>
        </w:rPr>
        <w:t>").</w:t>
      </w:r>
    </w:p>
    <w:p>
      <w:pPr>
        <w:pStyle w:val="PlainText"/>
        <w:numPr>
          <w:ilvl w:val="0"/>
          <w:numId w:val="15"/>
        </w:numPr>
        <w:spacing w:lineRule="auto" w:line="360"/>
        <w:jc w:val="both"/>
        <w:pPrChange w:id="0" w:author="Alireza Panahiyan" w:date="2024-10-06T22:55:00Z">
          <w:pPr>
            <w:pStyle w:val="PlainText"/>
            <w:jc w:val="both"/>
            <w:spacing w:lineRule="auto" w:line="360"/>
          </w:pPr>
        </w:pPrChange>
        <w:rPr>
          <w:rFonts w:ascii="Arial" w:hAnsi="Arial" w:asciiTheme="minorBidi" w:hAnsiTheme="minorBidi"/>
          <w:sz w:val="20"/>
          <w:szCs w:val="20"/>
          <w:ins w:id="60" w:author="Alireza Panahiyan" w:date="2024-10-06T22:55:00Z"/>
        </w:rPr>
      </w:pPr>
      <w:ins w:id="59" w:author="Alireza Panahiyan" w:date="2024-10-06T22:55:00Z">
        <w:r>
          <w:rPr>
            <w:rFonts w:asciiTheme="minorBidi" w:hAnsiTheme="minorBidi" w:ascii="Arial" w:hAnsi="Arial"/>
            <w:sz w:val="20"/>
            <w:szCs w:val="20"/>
          </w:rPr>
        </w:r>
      </w:ins>
    </w:p>
    <w:p>
      <w:pPr>
        <w:pStyle w:val="PlainText"/>
        <w:numPr>
          <w:ilvl w:val="0"/>
          <w:numId w:val="15"/>
        </w:numPr>
        <w:spacing w:lineRule="auto" w:line="360"/>
        <w:jc w:val="both"/>
        <w:pPrChange w:id="0" w:author="Alireza Panahiyan" w:date="2024-10-06T22:55:00Z">
          <w:pPr>
            <w:pStyle w:val="PlainText"/>
            <w:jc w:val="both"/>
            <w:spacing w:lineRule="auto" w:line="360"/>
          </w:pPr>
        </w:pPrChange>
        <w:rPr>
          <w:rFonts w:ascii="Arial" w:hAnsi="Arial" w:asciiTheme="minorBidi" w:hAnsiTheme="minorBidi"/>
          <w:sz w:val="20"/>
          <w:szCs w:val="20"/>
        </w:rPr>
      </w:pPr>
      <w:r>
        <w:rPr>
          <w:rFonts w:ascii="Arial" w:hAnsi="Arial" w:asciiTheme="minorBidi" w:hAnsiTheme="minorBidi"/>
          <w:sz w:val="20"/>
          <w:szCs w:val="20"/>
        </w:rPr>
        <w:t>**AND WHEREAS** the parties are desirous to enter into a</w:t>
      </w:r>
      <w:ins w:id="61" w:author="Alireza Panahiyan" w:date="2024-10-06T19:42:00Z">
        <w:r>
          <w:rPr>
            <w:rFonts w:ascii="Arial" w:hAnsi="Arial" w:asciiTheme="minorBidi" w:hAnsiTheme="minorBidi"/>
            <w:sz w:val="20"/>
            <w:szCs w:val="20"/>
          </w:rPr>
          <w:t>n</w:t>
        </w:r>
      </w:ins>
      <w:r>
        <w:rPr>
          <w:rFonts w:ascii="Arial" w:hAnsi="Arial" w:asciiTheme="minorBidi" w:hAnsiTheme="minorBidi"/>
          <w:sz w:val="20"/>
          <w:szCs w:val="20"/>
        </w:rPr>
        <w:t xml:space="preserve"> </w:t>
      </w:r>
      <w:del w:id="62" w:author="Alireza Panahiyan" w:date="2024-10-06T19:41:00Z">
        <w:r>
          <w:rPr>
            <w:rFonts w:ascii="Arial" w:hAnsi="Arial" w:asciiTheme="minorBidi" w:hAnsiTheme="minorBidi"/>
            <w:sz w:val="20"/>
            <w:szCs w:val="20"/>
          </w:rPr>
          <w:delText>MOU</w:delText>
        </w:r>
      </w:del>
      <w:ins w:id="63" w:author="Alireza Panahiyan" w:date="2024-10-06T19:43:00Z">
        <w:r>
          <w:rPr>
            <w:rFonts w:ascii="Arial" w:hAnsi="Arial" w:asciiTheme="minorBidi" w:hAnsiTheme="minorBidi"/>
            <w:sz w:val="20"/>
            <w:szCs w:val="20"/>
          </w:rPr>
          <w:t>Agreement</w:t>
        </w:r>
      </w:ins>
      <w:r>
        <w:rPr>
          <w:rFonts w:ascii="Arial" w:hAnsi="Arial" w:asciiTheme="minorBidi" w:hAnsiTheme="minorBidi"/>
          <w:sz w:val="20"/>
          <w:szCs w:val="20"/>
        </w:rPr>
        <w:t xml:space="preserve"> between them, setting out the working arrangements that each of the two agree are necessary to complete the project.</w:t>
      </w:r>
    </w:p>
    <w:p>
      <w:pPr>
        <w:pStyle w:val="PlainText"/>
        <w:numPr>
          <w:ilvl w:val="0"/>
          <w:numId w:val="1"/>
        </w:numPr>
        <w:spacing w:lineRule="auto" w:line="360"/>
        <w:jc w:val="both"/>
        <w:pPrChange w:id="0" w:author="Alireza Panahiyan" w:date="2024-10-06T18:53:00Z">
          <w:pPr>
            <w:pStyle w:val="PlainText"/>
            <w:jc w:val="both"/>
            <w:spacing w:lineRule="auto" w:line="360"/>
          </w:pPr>
        </w:pPrChange>
        <w:rPr>
          <w:rFonts w:ascii="Arial" w:hAnsi="Arial" w:asciiTheme="minorBidi" w:hAnsiTheme="minorBidi"/>
          <w:b/>
          <w:b/>
          <w:bCs/>
          <w:sz w:val="20"/>
          <w:szCs w:val="20"/>
          <w:ins w:id="66" w:author="Alireza Panahiyan" w:date="2024-10-06T18:41:00Z"/>
        </w:rPr>
      </w:pPr>
      <w:del w:id="64" w:author="Alireza Panahiyan" w:date="2024-10-06T18:53:00Z">
        <w:r>
          <w:rPr>
            <w:rFonts w:ascii="Arial" w:hAnsi="Arial" w:asciiTheme="minorBidi" w:hAnsiTheme="minorBidi"/>
            <w:b/>
            <w:bCs/>
            <w:sz w:val="20"/>
            <w:szCs w:val="20"/>
          </w:rPr>
          <w:delText xml:space="preserve">1. </w:delText>
        </w:r>
      </w:del>
      <w:ins w:id="65" w:author="Alireza Panahiyan" w:date="2024-10-06T18:41:00Z">
        <w:r>
          <w:rPr>
            <w:rFonts w:ascii="Arial" w:hAnsi="Arial" w:asciiTheme="minorBidi" w:hAnsiTheme="minorBidi"/>
            <w:b/>
            <w:bCs/>
            <w:sz w:val="20"/>
            <w:szCs w:val="20"/>
          </w:rPr>
          <w:t>Definitions and Interpretations</w:t>
        </w:r>
      </w:ins>
    </w:p>
    <w:p>
      <w:pPr>
        <w:pStyle w:val="PlainText"/>
        <w:spacing w:lineRule="auto" w:line="360"/>
        <w:jc w:val="both"/>
        <w:rPr>
          <w:rFonts w:ascii="Arial" w:hAnsi="Arial" w:asciiTheme="minorBidi" w:hAnsiTheme="minorBidi"/>
          <w:b/>
          <w:b/>
          <w:bCs/>
          <w:sz w:val="20"/>
          <w:szCs w:val="20"/>
        </w:rPr>
      </w:pPr>
      <w:r>
        <w:rPr>
          <w:rFonts w:ascii="Arial" w:hAnsi="Arial" w:asciiTheme="minorBidi" w:hAnsiTheme="minorBidi"/>
          <w:b/>
          <w:bCs/>
          <w:sz w:val="20"/>
          <w:szCs w:val="20"/>
          <w:highlight w:val="yellow"/>
        </w:rPr>
        <w:t>[TO BE INSERTED]</w:t>
      </w:r>
    </w:p>
    <w:p>
      <w:pPr>
        <w:pStyle w:val="PlainText"/>
        <w:spacing w:lineRule="auto" w:line="360"/>
        <w:jc w:val="both"/>
        <w:rPr>
          <w:rFonts w:ascii="Arial" w:hAnsi="Arial" w:asciiTheme="minorBidi" w:hAnsiTheme="minorBidi"/>
          <w:b/>
          <w:b/>
          <w:bCs/>
          <w:sz w:val="20"/>
          <w:szCs w:val="20"/>
          <w:ins w:id="68" w:author="Alireza Panahiyan" w:date="2024-10-06T18:41:00Z"/>
        </w:rPr>
      </w:pPr>
      <w:ins w:id="67" w:author="Alireza Panahiyan" w:date="2024-10-06T18:41:00Z">
        <w:r>
          <w:rPr>
            <w:rFonts w:asciiTheme="minorBidi" w:hAnsiTheme="minorBidi" w:ascii="Arial" w:hAnsi="Arial"/>
            <w:b/>
            <w:bCs/>
            <w:sz w:val="20"/>
            <w:szCs w:val="20"/>
          </w:rPr>
        </w:r>
      </w:ins>
    </w:p>
    <w:p>
      <w:pPr>
        <w:pStyle w:val="PlainText"/>
        <w:numPr>
          <w:ilvl w:val="0"/>
          <w:numId w:val="1"/>
        </w:numPr>
        <w:spacing w:lineRule="auto" w:line="360"/>
        <w:jc w:val="both"/>
        <w:pPrChange w:id="0" w:author="Alireza Panahiyan" w:date="2024-10-06T18:53:00Z">
          <w:pPr>
            <w:pStyle w:val="PlainText"/>
            <w:jc w:val="both"/>
            <w:spacing w:lineRule="auto" w:line="360"/>
          </w:pPr>
        </w:pPrChange>
        <w:rPr>
          <w:rFonts w:ascii="Arial" w:hAnsi="Arial" w:asciiTheme="minorBidi" w:hAnsiTheme="minorBidi"/>
          <w:b/>
          <w:b/>
          <w:bCs/>
          <w:sz w:val="20"/>
          <w:szCs w:val="20"/>
        </w:rPr>
      </w:pPr>
      <w:ins w:id="69" w:author="Alireza Panahiyan" w:date="2024-10-06T18:31:00Z">
        <w:r>
          <w:rPr>
            <w:rFonts w:ascii="Arial" w:hAnsi="Arial" w:asciiTheme="minorBidi" w:hAnsiTheme="minorBidi"/>
            <w:b/>
            <w:bCs/>
            <w:sz w:val="20"/>
            <w:szCs w:val="20"/>
          </w:rPr>
          <w:t xml:space="preserve">Subject of the </w:t>
        </w:r>
      </w:ins>
      <w:ins w:id="70" w:author="Alireza Panahiyan" w:date="2024-10-06T19:43:00Z">
        <w:r>
          <w:rPr>
            <w:rFonts w:ascii="Arial" w:hAnsi="Arial" w:asciiTheme="minorBidi" w:hAnsiTheme="minorBidi"/>
            <w:b/>
            <w:bCs/>
            <w:sz w:val="20"/>
            <w:szCs w:val="20"/>
          </w:rPr>
          <w:t>Agreement</w:t>
        </w:r>
      </w:ins>
      <w:del w:id="71" w:author="Alireza Panahiyan" w:date="2024-10-06T18:31:00Z">
        <w:r>
          <w:rPr>
            <w:rFonts w:ascii="Arial" w:hAnsi="Arial" w:asciiTheme="minorBidi" w:hAnsiTheme="minorBidi"/>
            <w:b/>
            <w:bCs/>
            <w:sz w:val="20"/>
            <w:szCs w:val="20"/>
          </w:rPr>
          <w:delText>**Purpose &amp; Scope.**</w:delText>
        </w:r>
      </w:del>
    </w:p>
    <w:p>
      <w:pPr>
        <w:pStyle w:val="PlainText"/>
        <w:spacing w:lineRule="auto" w:line="360"/>
        <w:jc w:val="both"/>
        <w:rPr>
          <w:rFonts w:ascii="Arial" w:hAnsi="Arial" w:asciiTheme="minorBidi" w:hAnsiTheme="minorBidi"/>
          <w:sz w:val="20"/>
          <w:szCs w:val="20"/>
          <w:del w:id="81" w:author="Alireza Panahiyan" w:date="2024-10-06T18:31:00Z"/>
        </w:rPr>
      </w:pPr>
      <w:del w:id="72" w:author="Alireza Panahiyan" w:date="2024-10-06T18:37:00Z">
        <w:r>
          <w:rPr>
            <w:rFonts w:ascii="Arial" w:hAnsi="Arial" w:asciiTheme="minorBidi" w:hAnsiTheme="minorBidi"/>
            <w:sz w:val="20"/>
            <w:szCs w:val="20"/>
          </w:rPr>
          <w:delText xml:space="preserve">   </w:delText>
        </w:r>
      </w:del>
      <w:r>
        <w:rPr>
          <w:rFonts w:ascii="Arial" w:hAnsi="Arial" w:asciiTheme="minorBidi" w:hAnsiTheme="minorBidi"/>
          <w:sz w:val="20"/>
          <w:szCs w:val="20"/>
        </w:rPr>
        <w:t xml:space="preserve">The purpose of this </w:t>
      </w:r>
      <w:del w:id="73" w:author="Alireza Panahiyan" w:date="2024-10-06T19:41:00Z">
        <w:r>
          <w:rPr>
            <w:rFonts w:ascii="Arial" w:hAnsi="Arial" w:asciiTheme="minorBidi" w:hAnsiTheme="minorBidi"/>
            <w:sz w:val="20"/>
            <w:szCs w:val="20"/>
          </w:rPr>
          <w:delText>MOU</w:delText>
        </w:r>
      </w:del>
      <w:ins w:id="74" w:author="Alireza Panahiyan" w:date="2024-10-06T19:43:00Z">
        <w:r>
          <w:rPr>
            <w:rFonts w:ascii="Arial" w:hAnsi="Arial" w:asciiTheme="minorBidi" w:hAnsiTheme="minorBidi"/>
            <w:sz w:val="20"/>
            <w:szCs w:val="20"/>
          </w:rPr>
          <w:t>Agreement</w:t>
        </w:r>
      </w:ins>
      <w:r>
        <w:rPr>
          <w:rFonts w:ascii="Arial" w:hAnsi="Arial" w:asciiTheme="minorBidi" w:hAnsiTheme="minorBidi"/>
          <w:sz w:val="20"/>
          <w:szCs w:val="20"/>
        </w:rPr>
        <w:t xml:space="preserve"> is to provide the framework, the scope of work, terms and conditions, and responsibilities of the parties associated with their work on the </w:t>
      </w:r>
      <w:ins w:id="75" w:author="Alireza Panahiyan" w:date="2024-10-06T18:30:00Z">
        <w:r>
          <w:rPr>
            <w:rFonts w:ascii="Arial" w:hAnsi="Arial" w:asciiTheme="minorBidi" w:hAnsiTheme="minorBidi"/>
            <w:sz w:val="20"/>
            <w:szCs w:val="20"/>
          </w:rPr>
          <w:t>P</w:t>
        </w:r>
      </w:ins>
      <w:del w:id="76" w:author="Alireza Panahiyan" w:date="2024-10-06T18:30:00Z">
        <w:r>
          <w:rPr>
            <w:rFonts w:ascii="Arial" w:hAnsi="Arial" w:asciiTheme="minorBidi" w:hAnsiTheme="minorBidi"/>
            <w:sz w:val="20"/>
            <w:szCs w:val="20"/>
          </w:rPr>
          <w:delText>p</w:delText>
        </w:r>
      </w:del>
      <w:r>
        <w:rPr>
          <w:rFonts w:ascii="Arial" w:hAnsi="Arial" w:asciiTheme="minorBidi" w:hAnsiTheme="minorBidi"/>
          <w:sz w:val="20"/>
          <w:szCs w:val="20"/>
        </w:rPr>
        <w:t xml:space="preserve">roject. This entails </w:t>
      </w:r>
      <w:del w:id="77" w:author="Alireza Panahiyan" w:date="2024-10-06T17:59:00Z">
        <w:r>
          <w:rPr>
            <w:rFonts w:ascii="Arial" w:hAnsi="Arial" w:asciiTheme="minorBidi" w:hAnsiTheme="minorBidi"/>
            <w:sz w:val="20"/>
            <w:szCs w:val="20"/>
          </w:rPr>
          <w:delText>conceptualisation</w:delText>
        </w:r>
      </w:del>
      <w:ins w:id="78" w:author="Alireza Panahiyan" w:date="2024-10-06T17:59:00Z">
        <w:r>
          <w:rPr>
            <w:rFonts w:ascii="Arial" w:hAnsi="Arial" w:asciiTheme="minorBidi" w:hAnsiTheme="minorBidi"/>
            <w:sz w:val="20"/>
            <w:szCs w:val="20"/>
          </w:rPr>
          <w:t>conceptualization</w:t>
        </w:r>
      </w:ins>
      <w:r>
        <w:rPr>
          <w:rFonts w:ascii="Arial" w:hAnsi="Arial" w:asciiTheme="minorBidi" w:hAnsiTheme="minorBidi"/>
          <w:sz w:val="20"/>
          <w:szCs w:val="20"/>
        </w:rPr>
        <w:t xml:space="preserve"> and joint research, development and implementation programs, trainings, exchange visits and networking among others</w:t>
      </w:r>
      <w:ins w:id="79" w:author="Alireza Panahiyan" w:date="2024-10-06T18:32:00Z">
        <w:r>
          <w:rPr>
            <w:rFonts w:ascii="Arial" w:hAnsi="Arial" w:asciiTheme="minorBidi" w:hAnsiTheme="minorBidi"/>
            <w:sz w:val="20"/>
            <w:szCs w:val="20"/>
          </w:rPr>
          <w:t xml:space="preserve"> including:</w:t>
        </w:r>
      </w:ins>
      <w:del w:id="80" w:author="Alireza Panahiyan" w:date="2024-10-06T18:31:00Z">
        <w:r>
          <w:rPr>
            <w:rFonts w:ascii="Arial" w:hAnsi="Arial" w:asciiTheme="minorBidi" w:hAnsiTheme="minorBidi"/>
            <w:sz w:val="20"/>
            <w:szCs w:val="20"/>
          </w:rPr>
          <w:delText>.</w:delText>
        </w:r>
      </w:del>
    </w:p>
    <w:p>
      <w:pPr>
        <w:pStyle w:val="PlainText"/>
        <w:spacing w:lineRule="auto" w:line="360"/>
        <w:jc w:val="both"/>
        <w:rPr>
          <w:rFonts w:ascii="Arial" w:hAnsi="Arial" w:asciiTheme="minorBidi" w:hAnsiTheme="minorBidi"/>
          <w:sz w:val="20"/>
          <w:szCs w:val="20"/>
          <w:del w:id="83" w:author="Alireza Panahiyan" w:date="2024-10-06T18:38:00Z"/>
        </w:rPr>
      </w:pPr>
      <w:del w:id="82" w:author="Alireza Panahiyan" w:date="2024-10-06T18:31:00Z">
        <w:r>
          <w:rPr>
            <w:rFonts w:ascii="Arial" w:hAnsi="Arial" w:asciiTheme="minorBidi" w:hAnsiTheme="minorBidi"/>
            <w:sz w:val="20"/>
            <w:szCs w:val="20"/>
          </w:rPr>
          <w:delText>2. **Areas of Collaboration.**</w:delText>
        </w:r>
      </w:del>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 xml:space="preserve">   </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 xml:space="preserve">   </w:t>
      </w:r>
      <w:r>
        <w:rPr>
          <w:rFonts w:ascii="Arial" w:hAnsi="Arial" w:asciiTheme="minorBidi" w:hAnsiTheme="minorBidi"/>
          <w:sz w:val="20"/>
          <w:szCs w:val="20"/>
        </w:rPr>
        <w:t xml:space="preserve">1. </w:t>
      </w:r>
      <w:del w:id="84" w:author="Alireza Panahiyan" w:date="2024-10-06T17:59:00Z">
        <w:r>
          <w:rPr>
            <w:rFonts w:ascii="Arial" w:hAnsi="Arial" w:asciiTheme="minorBidi" w:hAnsiTheme="minorBidi"/>
            <w:sz w:val="20"/>
            <w:szCs w:val="20"/>
          </w:rPr>
          <w:delText>Desgin</w:delText>
        </w:r>
      </w:del>
      <w:ins w:id="85" w:author="Alireza Panahiyan" w:date="2024-10-06T17:59:00Z">
        <w:r>
          <w:rPr>
            <w:rFonts w:ascii="Arial" w:hAnsi="Arial" w:asciiTheme="minorBidi" w:hAnsiTheme="minorBidi"/>
            <w:sz w:val="20"/>
            <w:szCs w:val="20"/>
          </w:rPr>
          <w:t>Design</w:t>
        </w:r>
      </w:ins>
      <w:r>
        <w:rPr>
          <w:rFonts w:ascii="Arial" w:hAnsi="Arial" w:asciiTheme="minorBidi" w:hAnsiTheme="minorBidi"/>
          <w:sz w:val="20"/>
          <w:szCs w:val="20"/>
        </w:rPr>
        <w:t xml:space="preserve"> of the FabLab Eco-System</w:t>
      </w:r>
      <w:ins w:id="86" w:author="Alireza Panahiyan" w:date="2024-10-06T18:31:00Z">
        <w:r>
          <w:rPr>
            <w:rFonts w:ascii="Arial" w:hAnsi="Arial" w:asciiTheme="minorBidi" w:hAnsiTheme="minorBidi"/>
            <w:sz w:val="20"/>
            <w:szCs w:val="20"/>
          </w:rPr>
          <w:t>;</w:t>
        </w:r>
      </w:ins>
    </w:p>
    <w:p>
      <w:pPr>
        <w:pStyle w:val="PlainText"/>
        <w:spacing w:lineRule="auto" w:line="360"/>
        <w:jc w:val="both"/>
        <w:rPr>
          <w:rFonts w:ascii="Arial" w:hAnsi="Arial" w:asciiTheme="minorBidi" w:hAnsiTheme="minorBidi"/>
          <w:sz w:val="20"/>
          <w:szCs w:val="20"/>
          <w:del w:id="87" w:author="Alireza Panahiyan" w:date="2024-10-06T18:33:00Z"/>
        </w:rPr>
      </w:pPr>
      <w:r>
        <w:rPr>
          <w:rFonts w:ascii="Arial" w:hAnsi="Arial" w:asciiTheme="minorBidi" w:hAnsiTheme="minorBidi"/>
          <w:sz w:val="20"/>
          <w:szCs w:val="20"/>
        </w:rPr>
        <w:t xml:space="preserve">   </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 xml:space="preserve">   </w:t>
      </w:r>
      <w:r>
        <w:rPr>
          <w:rFonts w:ascii="Arial" w:hAnsi="Arial" w:asciiTheme="minorBidi" w:hAnsiTheme="minorBidi"/>
          <w:sz w:val="20"/>
          <w:szCs w:val="20"/>
        </w:rPr>
        <w:t>2. Processing of digital manufacturing workflows</w:t>
      </w:r>
      <w:ins w:id="88" w:author="Alireza Panahiyan" w:date="2024-10-06T18:31:00Z">
        <w:r>
          <w:rPr>
            <w:rFonts w:ascii="Arial" w:hAnsi="Arial" w:asciiTheme="minorBidi" w:hAnsiTheme="minorBidi"/>
            <w:sz w:val="20"/>
            <w:szCs w:val="20"/>
          </w:rPr>
          <w:t>;</w:t>
        </w:r>
      </w:ins>
    </w:p>
    <w:p>
      <w:pPr>
        <w:pStyle w:val="PlainText"/>
        <w:spacing w:lineRule="auto" w:line="360"/>
        <w:jc w:val="both"/>
        <w:rPr>
          <w:rFonts w:ascii="Arial" w:hAnsi="Arial" w:asciiTheme="minorBidi" w:hAnsiTheme="minorBidi"/>
          <w:sz w:val="20"/>
          <w:szCs w:val="20"/>
          <w:del w:id="89" w:author="Alireza Panahiyan" w:date="2024-10-06T18:33:00Z"/>
        </w:rPr>
      </w:pPr>
      <w:r>
        <w:rPr>
          <w:rFonts w:ascii="Arial" w:hAnsi="Arial" w:asciiTheme="minorBidi" w:hAnsiTheme="minorBidi"/>
          <w:sz w:val="20"/>
          <w:szCs w:val="20"/>
        </w:rPr>
        <w:t xml:space="preserve">   </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 xml:space="preserve">   </w:t>
      </w:r>
      <w:r>
        <w:rPr>
          <w:rFonts w:ascii="Arial" w:hAnsi="Arial" w:asciiTheme="minorBidi" w:hAnsiTheme="minorBidi"/>
          <w:sz w:val="20"/>
          <w:szCs w:val="20"/>
        </w:rPr>
        <w:t>3. IT integration and development of IT for FabLab</w:t>
      </w:r>
      <w:ins w:id="90" w:author="Alireza Panahiyan" w:date="2024-10-06T18:31:00Z">
        <w:r>
          <w:rPr>
            <w:rFonts w:ascii="Arial" w:hAnsi="Arial" w:asciiTheme="minorBidi" w:hAnsiTheme="minorBidi"/>
            <w:sz w:val="20"/>
            <w:szCs w:val="20"/>
          </w:rPr>
          <w:t>;</w:t>
        </w:r>
      </w:ins>
    </w:p>
    <w:p>
      <w:pPr>
        <w:pStyle w:val="PlainText"/>
        <w:spacing w:lineRule="auto" w:line="360"/>
        <w:jc w:val="both"/>
        <w:rPr>
          <w:rFonts w:ascii="Arial" w:hAnsi="Arial" w:asciiTheme="minorBidi" w:hAnsiTheme="minorBidi"/>
          <w:sz w:val="20"/>
          <w:szCs w:val="20"/>
          <w:del w:id="91" w:author="Alireza Panahiyan" w:date="2024-10-06T18:33:00Z"/>
        </w:rPr>
      </w:pPr>
      <w:r>
        <w:rPr>
          <w:rFonts w:ascii="Arial" w:hAnsi="Arial" w:asciiTheme="minorBidi" w:hAnsiTheme="minorBidi"/>
          <w:sz w:val="20"/>
          <w:szCs w:val="20"/>
        </w:rPr>
        <w:t xml:space="preserve">   </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 xml:space="preserve">   </w:t>
      </w:r>
      <w:r>
        <w:rPr>
          <w:rFonts w:ascii="Arial" w:hAnsi="Arial" w:asciiTheme="minorBidi" w:hAnsiTheme="minorBidi"/>
          <w:sz w:val="20"/>
          <w:szCs w:val="20"/>
        </w:rPr>
        <w:t>4. Training and certification of FabLab community members in digital design and manufacturing</w:t>
      </w:r>
      <w:ins w:id="92" w:author="Alireza Panahiyan" w:date="2024-10-06T18:31:00Z">
        <w:r>
          <w:rPr>
            <w:rFonts w:ascii="Arial" w:hAnsi="Arial" w:asciiTheme="minorBidi" w:hAnsiTheme="minorBidi"/>
            <w:sz w:val="20"/>
            <w:szCs w:val="20"/>
          </w:rPr>
          <w:t>;</w:t>
        </w:r>
      </w:ins>
    </w:p>
    <w:p>
      <w:pPr>
        <w:pStyle w:val="PlainText"/>
        <w:spacing w:lineRule="auto" w:line="360"/>
        <w:jc w:val="both"/>
        <w:rPr>
          <w:rFonts w:ascii="Arial" w:hAnsi="Arial" w:asciiTheme="minorBidi" w:hAnsiTheme="minorBidi"/>
          <w:sz w:val="20"/>
          <w:szCs w:val="20"/>
          <w:del w:id="93" w:author="Alireza Panahiyan" w:date="2024-10-06T18:33:00Z"/>
        </w:rPr>
      </w:pPr>
      <w:r>
        <w:rPr>
          <w:rFonts w:ascii="Arial" w:hAnsi="Arial" w:asciiTheme="minorBidi" w:hAnsiTheme="minorBidi"/>
          <w:sz w:val="20"/>
          <w:szCs w:val="20"/>
        </w:rPr>
        <w:t xml:space="preserve">   </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 xml:space="preserve">   </w:t>
      </w:r>
      <w:r>
        <w:rPr>
          <w:rFonts w:ascii="Arial" w:hAnsi="Arial" w:asciiTheme="minorBidi" w:hAnsiTheme="minorBidi"/>
          <w:sz w:val="20"/>
          <w:szCs w:val="20"/>
        </w:rPr>
        <w:t>5. Payment integration for the FabLab community members' digital manufacturing workflows</w:t>
      </w:r>
      <w:ins w:id="94" w:author="Alireza Panahiyan" w:date="2024-10-06T18:30:00Z">
        <w:r>
          <w:rPr>
            <w:rFonts w:ascii="Arial" w:hAnsi="Arial" w:asciiTheme="minorBidi" w:hAnsiTheme="minorBidi"/>
            <w:sz w:val="20"/>
            <w:szCs w:val="20"/>
          </w:rPr>
          <w:t>; and</w:t>
        </w:r>
      </w:ins>
    </w:p>
    <w:p>
      <w:pPr>
        <w:pStyle w:val="PlainText"/>
        <w:spacing w:lineRule="auto" w:line="360"/>
        <w:jc w:val="both"/>
        <w:rPr>
          <w:rFonts w:ascii="Arial" w:hAnsi="Arial" w:asciiTheme="minorBidi" w:hAnsiTheme="minorBidi"/>
          <w:sz w:val="20"/>
          <w:szCs w:val="20"/>
          <w:del w:id="95" w:author="Alireza Panahiyan" w:date="2024-10-06T18:32:00Z"/>
        </w:rPr>
      </w:pPr>
      <w:r>
        <w:rPr>
          <w:rFonts w:ascii="Arial" w:hAnsi="Arial" w:asciiTheme="minorBidi" w:hAnsiTheme="minorBidi"/>
          <w:sz w:val="20"/>
          <w:szCs w:val="20"/>
        </w:rPr>
        <w:t xml:space="preserve">   </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 xml:space="preserve">   </w:t>
      </w:r>
      <w:r>
        <w:rPr>
          <w:rFonts w:ascii="Arial" w:hAnsi="Arial" w:asciiTheme="minorBidi" w:hAnsiTheme="minorBidi"/>
          <w:sz w:val="20"/>
          <w:szCs w:val="20"/>
        </w:rPr>
        <w:t>6. Access control to the systems and premises involved in the FabLab Eco-System</w:t>
      </w:r>
      <w:ins w:id="96" w:author="Alireza Panahiyan" w:date="2024-10-06T18:30:00Z">
        <w:r>
          <w:rPr>
            <w:rFonts w:ascii="Arial" w:hAnsi="Arial" w:asciiTheme="minorBidi" w:hAnsiTheme="minorBidi"/>
            <w:sz w:val="20"/>
            <w:szCs w:val="20"/>
          </w:rPr>
          <w:t>.</w:t>
        </w:r>
      </w:ins>
    </w:p>
    <w:p>
      <w:pPr>
        <w:pStyle w:val="PlainText"/>
        <w:spacing w:lineRule="auto" w:line="360"/>
        <w:jc w:val="both"/>
        <w:rPr>
          <w:rFonts w:ascii="Arial" w:hAnsi="Arial" w:asciiTheme="minorBidi" w:hAnsiTheme="minorBidi"/>
          <w:sz w:val="20"/>
          <w:szCs w:val="20"/>
          <w:ins w:id="111" w:author="Alireza Panahiyan" w:date="2024-10-06T18:54:00Z"/>
        </w:rPr>
      </w:pPr>
      <w:ins w:id="97" w:author="Alireza Panahiyan" w:date="2024-10-06T18:39:00Z">
        <w:r>
          <w:rPr>
            <w:rFonts w:ascii="Arial" w:hAnsi="Arial" w:asciiTheme="minorBidi" w:hAnsiTheme="minorBidi"/>
            <w:sz w:val="20"/>
            <w:szCs w:val="20"/>
          </w:rPr>
          <w:t xml:space="preserve">The details of </w:t>
        </w:r>
      </w:ins>
      <w:ins w:id="98" w:author="Alireza Panahiyan" w:date="2024-10-06T18:41:00Z">
        <w:r>
          <w:rPr>
            <w:rFonts w:ascii="Arial" w:hAnsi="Arial" w:asciiTheme="minorBidi" w:hAnsiTheme="minorBidi"/>
            <w:sz w:val="20"/>
            <w:szCs w:val="20"/>
          </w:rPr>
          <w:t>the above items</w:t>
        </w:r>
      </w:ins>
      <w:ins w:id="99" w:author="Alireza Panahiyan" w:date="2024-10-06T18:39:00Z">
        <w:r>
          <w:rPr>
            <w:rFonts w:ascii="Arial" w:hAnsi="Arial" w:asciiTheme="minorBidi" w:hAnsiTheme="minorBidi"/>
            <w:sz w:val="20"/>
            <w:szCs w:val="20"/>
          </w:rPr>
          <w:t xml:space="preserve"> shall be further discussed and agreed by the Parties separately</w:t>
        </w:r>
      </w:ins>
      <w:ins w:id="100" w:author="Alireza Panahiyan" w:date="2024-10-06T19:26:00Z">
        <w:r>
          <w:rPr>
            <w:rFonts w:ascii="Arial" w:hAnsi="Arial" w:asciiTheme="minorBidi" w:hAnsiTheme="minorBidi"/>
            <w:sz w:val="20"/>
            <w:szCs w:val="20"/>
          </w:rPr>
          <w:t xml:space="preserve"> (“</w:t>
        </w:r>
      </w:ins>
      <w:ins w:id="101" w:author="Alireza Panahiyan" w:date="2024-10-06T19:26:00Z">
        <w:r>
          <w:rPr>
            <w:rFonts w:ascii="Arial" w:hAnsi="Arial" w:asciiTheme="minorBidi" w:hAnsiTheme="minorBidi"/>
            <w:b/>
            <w:bCs/>
            <w:sz w:val="20"/>
            <w:szCs w:val="20"/>
          </w:rPr>
          <w:t>Terms of Reference</w:t>
        </w:r>
      </w:ins>
      <w:ins w:id="102" w:author="Alireza Panahiyan" w:date="2024-10-06T19:26:00Z">
        <w:r>
          <w:rPr>
            <w:rFonts w:ascii="Arial" w:hAnsi="Arial" w:asciiTheme="minorBidi" w:hAnsiTheme="minorBidi"/>
            <w:sz w:val="20"/>
            <w:szCs w:val="20"/>
          </w:rPr>
          <w:t>”)</w:t>
        </w:r>
      </w:ins>
      <w:ins w:id="103" w:author="Alireza Panahiyan" w:date="2024-10-06T18:39:00Z">
        <w:r>
          <w:rPr>
            <w:rFonts w:ascii="Arial" w:hAnsi="Arial" w:asciiTheme="minorBidi" w:hAnsiTheme="minorBidi"/>
            <w:sz w:val="20"/>
            <w:szCs w:val="20"/>
          </w:rPr>
          <w:t>.</w:t>
        </w:r>
      </w:ins>
      <w:ins w:id="104" w:author="Alireza Panahiyan" w:date="2024-10-06T18:41:00Z">
        <w:r>
          <w:rPr>
            <w:rFonts w:ascii="Arial" w:hAnsi="Arial" w:asciiTheme="minorBidi" w:hAnsiTheme="minorBidi"/>
            <w:sz w:val="20"/>
            <w:szCs w:val="20"/>
          </w:rPr>
          <w:t xml:space="preserve"> Each </w:t>
        </w:r>
      </w:ins>
      <w:ins w:id="105" w:author="Alireza Panahiyan" w:date="2024-10-06T19:27:00Z">
        <w:r>
          <w:rPr>
            <w:rFonts w:ascii="Arial" w:hAnsi="Arial" w:asciiTheme="minorBidi" w:hAnsiTheme="minorBidi"/>
            <w:sz w:val="20"/>
            <w:szCs w:val="20"/>
          </w:rPr>
          <w:t>Terms of Reference</w:t>
        </w:r>
      </w:ins>
      <w:ins w:id="106" w:author="Alireza Panahiyan" w:date="2024-10-06T18:54:00Z">
        <w:r>
          <w:rPr>
            <w:rFonts w:ascii="Arial" w:hAnsi="Arial" w:asciiTheme="minorBidi" w:hAnsiTheme="minorBidi"/>
            <w:sz w:val="20"/>
            <w:szCs w:val="20"/>
          </w:rPr>
          <w:t xml:space="preserve"> shall constitute an integral part of this </w:t>
        </w:r>
      </w:ins>
      <w:ins w:id="107" w:author="Alireza Panahiyan" w:date="2024-10-06T19:43:00Z">
        <w:r>
          <w:rPr>
            <w:rFonts w:ascii="Arial" w:hAnsi="Arial" w:asciiTheme="minorBidi" w:hAnsiTheme="minorBidi"/>
            <w:sz w:val="20"/>
            <w:szCs w:val="20"/>
          </w:rPr>
          <w:t>Agreement</w:t>
        </w:r>
      </w:ins>
      <w:ins w:id="108" w:author="Alireza Panahiyan" w:date="2024-10-06T19:27:00Z">
        <w:r>
          <w:rPr>
            <w:rFonts w:ascii="Arial" w:hAnsi="Arial" w:asciiTheme="minorBidi" w:hAnsiTheme="minorBidi"/>
            <w:sz w:val="20"/>
            <w:szCs w:val="20"/>
          </w:rPr>
          <w:t xml:space="preserve"> and subject to the same term and condition</w:t>
        </w:r>
      </w:ins>
      <w:ins w:id="109" w:author="Alireza Panahiyan" w:date="2024-10-06T18:54:00Z">
        <w:r>
          <w:rPr>
            <w:rFonts w:ascii="Arial" w:hAnsi="Arial" w:asciiTheme="minorBidi" w:hAnsiTheme="minorBidi"/>
            <w:sz w:val="20"/>
            <w:szCs w:val="20"/>
          </w:rPr>
          <w:t>.</w:t>
        </w:r>
      </w:ins>
      <w:ins w:id="110" w:author="Alireza Panahiyan" w:date="2024-10-06T18:41:00Z">
        <w:r>
          <w:rPr>
            <w:rFonts w:ascii="Arial" w:hAnsi="Arial" w:asciiTheme="minorBidi" w:hAnsiTheme="minorBidi"/>
            <w:sz w:val="20"/>
            <w:szCs w:val="20"/>
          </w:rPr>
          <w:t xml:space="preserve"> </w:t>
        </w:r>
      </w:ins>
    </w:p>
    <w:p>
      <w:pPr>
        <w:pStyle w:val="PlainText"/>
        <w:numPr>
          <w:ilvl w:val="0"/>
          <w:numId w:val="1"/>
        </w:numPr>
        <w:spacing w:lineRule="auto" w:line="360"/>
        <w:jc w:val="both"/>
        <w:pPrChange w:id="0" w:author="Alireza Panahiyan" w:date="2024-10-06T18:54:00Z">
          <w:pPr>
            <w:pStyle w:val="PlainText"/>
            <w:jc w:val="both"/>
            <w:spacing w:lineRule="auto" w:line="360"/>
          </w:pPr>
        </w:pPrChange>
        <w:rPr>
          <w:rFonts w:ascii="Arial" w:hAnsi="Arial" w:asciiTheme="minorBidi" w:hAnsiTheme="minorBidi"/>
          <w:b/>
          <w:b/>
          <w:bCs/>
          <w:sz w:val="20"/>
          <w:szCs w:val="20"/>
        </w:rPr>
      </w:pPr>
      <w:r>
        <w:rPr>
          <w:rFonts w:ascii="Arial" w:hAnsi="Arial" w:asciiTheme="minorBidi" w:hAnsiTheme="minorBidi"/>
          <w:b/>
          <w:bCs/>
          <w:sz w:val="20"/>
          <w:szCs w:val="20"/>
        </w:rPr>
        <w:t>3</w:t>
      </w:r>
      <w:del w:id="112" w:author="Alireza Panahiyan" w:date="2024-10-06T18:53:00Z">
        <w:r>
          <w:rPr>
            <w:rFonts w:ascii="Arial" w:hAnsi="Arial" w:asciiTheme="minorBidi" w:hAnsiTheme="minorBidi"/>
            <w:b/>
            <w:bCs/>
            <w:sz w:val="20"/>
            <w:szCs w:val="20"/>
          </w:rPr>
          <w:delText xml:space="preserve">. </w:delText>
        </w:r>
      </w:del>
      <w:ins w:id="113" w:author="Alireza Panahiyan" w:date="2024-10-06T18:33:00Z">
        <w:r>
          <w:rPr>
            <w:rFonts w:ascii="Arial" w:hAnsi="Arial" w:asciiTheme="minorBidi" w:hAnsiTheme="minorBidi"/>
            <w:b/>
            <w:bCs/>
            <w:sz w:val="20"/>
            <w:szCs w:val="20"/>
          </w:rPr>
          <w:t xml:space="preserve">Term of the </w:t>
        </w:r>
      </w:ins>
      <w:ins w:id="114" w:author="Alireza Panahiyan" w:date="2024-10-06T19:43:00Z">
        <w:r>
          <w:rPr>
            <w:rFonts w:ascii="Arial" w:hAnsi="Arial" w:asciiTheme="minorBidi" w:hAnsiTheme="minorBidi"/>
            <w:b/>
            <w:bCs/>
            <w:sz w:val="20"/>
            <w:szCs w:val="20"/>
          </w:rPr>
          <w:t>Agreement</w:t>
        </w:r>
      </w:ins>
      <w:del w:id="115" w:author="Alireza Panahiyan" w:date="2024-10-06T18:33:00Z">
        <w:r>
          <w:rPr>
            <w:rFonts w:ascii="Arial" w:hAnsi="Arial" w:asciiTheme="minorBidi" w:hAnsiTheme="minorBidi"/>
            <w:b/>
            <w:bCs/>
            <w:sz w:val="20"/>
            <w:szCs w:val="20"/>
          </w:rPr>
          <w:delText>**Period of Collaboration.**</w:delText>
        </w:r>
      </w:del>
    </w:p>
    <w:p>
      <w:pPr>
        <w:pStyle w:val="PlainText"/>
        <w:spacing w:lineRule="auto" w:line="360"/>
        <w:jc w:val="both"/>
        <w:rPr>
          <w:rFonts w:ascii="Arial" w:hAnsi="Arial" w:asciiTheme="minorBidi" w:hAnsiTheme="minorBidi"/>
          <w:sz w:val="20"/>
          <w:szCs w:val="20"/>
          <w:ins w:id="127" w:author="Alireza Panahiyan" w:date="2024-10-06T18:34:00Z"/>
        </w:rPr>
      </w:pPr>
      <w:ins w:id="116" w:author="Alireza Panahiyan" w:date="2024-10-06T18:34:00Z">
        <w:r>
          <w:rPr>
            <w:rFonts w:ascii="Arial" w:hAnsi="Arial" w:asciiTheme="minorBidi" w:hAnsiTheme="minorBidi"/>
            <w:sz w:val="20"/>
            <w:szCs w:val="20"/>
          </w:rPr>
          <w:t xml:space="preserve">2.1 </w:t>
        </w:r>
      </w:ins>
      <w:del w:id="117" w:author="Alireza Panahiyan" w:date="2024-10-06T18:34:00Z">
        <w:r>
          <w:rPr>
            <w:rFonts w:ascii="Arial" w:hAnsi="Arial" w:asciiTheme="minorBidi" w:hAnsiTheme="minorBidi"/>
            <w:sz w:val="20"/>
            <w:szCs w:val="20"/>
          </w:rPr>
          <w:delText xml:space="preserve">   </w:delText>
        </w:r>
      </w:del>
      <w:ins w:id="118" w:author="Alireza Panahiyan" w:date="2024-10-06T18:50:00Z">
        <w:r>
          <w:rPr>
            <w:rFonts w:ascii="Arial" w:hAnsi="Arial" w:asciiTheme="minorBidi" w:hAnsiTheme="minorBidi"/>
            <w:sz w:val="20"/>
            <w:szCs w:val="20"/>
          </w:rPr>
          <w:t xml:space="preserve">This </w:t>
        </w:r>
      </w:ins>
      <w:del w:id="119" w:author="Alireza Panahiyan" w:date="2024-10-06T18:50:00Z">
        <w:r>
          <w:rPr>
            <w:rFonts w:ascii="Arial" w:hAnsi="Arial" w:asciiTheme="minorBidi" w:hAnsiTheme="minorBidi"/>
            <w:sz w:val="20"/>
            <w:szCs w:val="20"/>
          </w:rPr>
          <w:delText xml:space="preserve">Cooperation under this </w:delText>
        </w:r>
      </w:del>
      <w:del w:id="120" w:author="Alireza Panahiyan" w:date="2024-10-06T19:41:00Z">
        <w:r>
          <w:rPr>
            <w:rFonts w:ascii="Arial" w:hAnsi="Arial" w:asciiTheme="minorBidi" w:hAnsiTheme="minorBidi"/>
            <w:sz w:val="20"/>
            <w:szCs w:val="20"/>
          </w:rPr>
          <w:delText>MOU</w:delText>
        </w:r>
      </w:del>
      <w:ins w:id="121" w:author="Alireza Panahiyan" w:date="2024-10-06T19:43:00Z">
        <w:r>
          <w:rPr>
            <w:rFonts w:ascii="Arial" w:hAnsi="Arial" w:asciiTheme="minorBidi" w:hAnsiTheme="minorBidi"/>
            <w:sz w:val="20"/>
            <w:szCs w:val="20"/>
          </w:rPr>
          <w:t>Agreement</w:t>
        </w:r>
      </w:ins>
      <w:r>
        <w:rPr>
          <w:rFonts w:ascii="Arial" w:hAnsi="Arial" w:asciiTheme="minorBidi" w:hAnsiTheme="minorBidi"/>
          <w:sz w:val="20"/>
          <w:szCs w:val="20"/>
        </w:rPr>
        <w:t xml:space="preserve"> shall be </w:t>
      </w:r>
      <w:ins w:id="122" w:author="Alireza Panahiyan" w:date="2024-10-06T18:50:00Z">
        <w:r>
          <w:rPr>
            <w:rFonts w:ascii="Arial" w:hAnsi="Arial" w:asciiTheme="minorBidi" w:hAnsiTheme="minorBidi"/>
            <w:sz w:val="20"/>
            <w:szCs w:val="20"/>
          </w:rPr>
          <w:t xml:space="preserve">in full force and </w:t>
        </w:r>
      </w:ins>
      <w:r>
        <w:rPr>
          <w:rFonts w:ascii="Arial" w:hAnsi="Arial" w:asciiTheme="minorBidi" w:hAnsiTheme="minorBidi"/>
          <w:sz w:val="20"/>
          <w:szCs w:val="20"/>
        </w:rPr>
        <w:t xml:space="preserve">effective </w:t>
      </w:r>
      <w:del w:id="123" w:author="Alireza Panahiyan" w:date="2024-10-06T18:00:00Z">
        <w:r>
          <w:rPr>
            <w:rFonts w:ascii="Arial" w:hAnsi="Arial" w:asciiTheme="minorBidi" w:hAnsiTheme="minorBidi"/>
            <w:sz w:val="20"/>
            <w:szCs w:val="20"/>
          </w:rPr>
          <w:delText>from DD/MM/YYYY to DD/MM/YYYY or the effective date of execution of this memorandum by the parties' authorised officer, as shall be agreed by the parties.&lt;br&gt;</w:delText>
        </w:r>
      </w:del>
      <w:ins w:id="124" w:author="Alireza Panahiyan" w:date="2024-10-06T18:00:00Z">
        <w:r>
          <w:rPr>
            <w:rFonts w:ascii="Arial" w:hAnsi="Arial" w:asciiTheme="minorBidi" w:hAnsiTheme="minorBidi"/>
            <w:sz w:val="20"/>
            <w:szCs w:val="20"/>
          </w:rPr>
          <w:t>as of the Effective Date for 1 (one) year</w:t>
        </w:r>
      </w:ins>
      <w:ins w:id="125" w:author="Alireza Panahiyan" w:date="2024-10-06T22:19:00Z">
        <w:r>
          <w:rPr>
            <w:rFonts w:ascii="Arial" w:hAnsi="Arial" w:asciiTheme="minorBidi" w:hAnsiTheme="minorBidi"/>
            <w:sz w:val="20"/>
            <w:szCs w:val="20"/>
          </w:rPr>
          <w:t xml:space="preserve"> and can be extended for subsequent years by the Parties mutual agreement</w:t>
        </w:r>
      </w:ins>
      <w:ins w:id="126" w:author="Alireza Panahiyan" w:date="2024-10-06T18:00:00Z">
        <w:r>
          <w:rPr>
            <w:rFonts w:ascii="Arial" w:hAnsi="Arial" w:asciiTheme="minorBidi" w:hAnsiTheme="minorBidi"/>
            <w:sz w:val="20"/>
            <w:szCs w:val="20"/>
          </w:rPr>
          <w:t xml:space="preserve">. </w:t>
        </w:r>
      </w:ins>
    </w:p>
    <w:p>
      <w:pPr>
        <w:pStyle w:val="PlainText"/>
        <w:spacing w:lineRule="auto" w:line="360"/>
        <w:jc w:val="both"/>
        <w:rPr>
          <w:rFonts w:ascii="Arial" w:hAnsi="Arial" w:asciiTheme="minorBidi" w:hAnsiTheme="minorBidi"/>
          <w:sz w:val="20"/>
          <w:szCs w:val="20"/>
          <w:ins w:id="146" w:author="Alireza Panahiyan" w:date="2024-10-06T18:36:00Z"/>
        </w:rPr>
      </w:pPr>
      <w:ins w:id="128" w:author="Alireza Panahiyan" w:date="2024-10-06T18:34:00Z">
        <w:r>
          <w:rPr>
            <w:rFonts w:ascii="Arial" w:hAnsi="Arial" w:asciiTheme="minorBidi" w:hAnsiTheme="minorBidi"/>
            <w:sz w:val="20"/>
            <w:szCs w:val="20"/>
          </w:rPr>
          <w:t xml:space="preserve">2.2 </w:t>
        </w:r>
      </w:ins>
      <w:ins w:id="129" w:author="Alireza Panahiyan" w:date="2024-10-06T18:50:00Z">
        <w:r>
          <w:rPr>
            <w:rFonts w:ascii="Arial" w:hAnsi="Arial" w:asciiTheme="minorBidi" w:hAnsiTheme="minorBidi"/>
            <w:sz w:val="20"/>
            <w:szCs w:val="20"/>
          </w:rPr>
          <w:t xml:space="preserve">Either Party may terminate their participation in this </w:t>
        </w:r>
      </w:ins>
      <w:ins w:id="130" w:author="Alireza Panahiyan" w:date="2024-10-06T19:43:00Z">
        <w:r>
          <w:rPr>
            <w:rFonts w:ascii="Arial" w:hAnsi="Arial" w:asciiTheme="minorBidi" w:hAnsiTheme="minorBidi"/>
            <w:sz w:val="20"/>
            <w:szCs w:val="20"/>
          </w:rPr>
          <w:t>Agreement</w:t>
        </w:r>
      </w:ins>
      <w:ins w:id="131" w:author="Alireza Panahiyan" w:date="2024-10-06T18:50:00Z">
        <w:r>
          <w:rPr>
            <w:rFonts w:ascii="Arial" w:hAnsi="Arial" w:asciiTheme="minorBidi" w:hAnsiTheme="minorBidi"/>
            <w:sz w:val="20"/>
            <w:szCs w:val="20"/>
          </w:rPr>
          <w:t xml:space="preserve"> at any time by providing 30 (thirty) days’ written notice to the other Party.</w:t>
        </w:r>
      </w:ins>
      <w:del w:id="132" w:author="Alireza Panahiyan" w:date="2024-10-06T18:50:00Z">
        <w:r>
          <w:rPr>
            <w:rFonts w:ascii="Arial" w:hAnsi="Arial" w:asciiTheme="minorBidi" w:hAnsiTheme="minorBidi"/>
            <w:sz w:val="20"/>
            <w:szCs w:val="20"/>
          </w:rPr>
          <w:delText xml:space="preserve">The </w:delText>
        </w:r>
      </w:del>
      <w:del w:id="133" w:author="Alireza Panahiyan" w:date="2024-10-06T18:00:00Z">
        <w:r>
          <w:rPr>
            <w:rFonts w:ascii="Arial" w:hAnsi="Arial" w:asciiTheme="minorBidi" w:hAnsiTheme="minorBidi"/>
            <w:sz w:val="20"/>
            <w:szCs w:val="20"/>
          </w:rPr>
          <w:delText>p</w:delText>
        </w:r>
      </w:del>
      <w:del w:id="134" w:author="Alireza Panahiyan" w:date="2024-10-06T18:50:00Z">
        <w:r>
          <w:rPr>
            <w:rFonts w:ascii="Arial" w:hAnsi="Arial" w:asciiTheme="minorBidi" w:hAnsiTheme="minorBidi"/>
            <w:sz w:val="20"/>
            <w:szCs w:val="20"/>
          </w:rPr>
          <w:delText>arties shall be at liberty</w:delText>
        </w:r>
      </w:del>
      <w:del w:id="135" w:author="Alireza Panahiyan" w:date="2024-10-06T18:35:00Z">
        <w:r>
          <w:rPr>
            <w:rFonts w:ascii="Arial" w:hAnsi="Arial" w:asciiTheme="minorBidi" w:hAnsiTheme="minorBidi"/>
            <w:sz w:val="20"/>
            <w:szCs w:val="20"/>
          </w:rPr>
          <w:delText xml:space="preserve">, upon consultation and express consensus of both contracting </w:delText>
        </w:r>
      </w:del>
      <w:del w:id="136" w:author="Alireza Panahiyan" w:date="2024-10-06T18:00:00Z">
        <w:r>
          <w:rPr>
            <w:rFonts w:ascii="Arial" w:hAnsi="Arial" w:asciiTheme="minorBidi" w:hAnsiTheme="minorBidi"/>
            <w:sz w:val="20"/>
            <w:szCs w:val="20"/>
          </w:rPr>
          <w:delText>p</w:delText>
        </w:r>
      </w:del>
      <w:del w:id="137" w:author="Alireza Panahiyan" w:date="2024-10-06T18:35:00Z">
        <w:r>
          <w:rPr>
            <w:rFonts w:ascii="Arial" w:hAnsi="Arial" w:asciiTheme="minorBidi" w:hAnsiTheme="minorBidi"/>
            <w:sz w:val="20"/>
            <w:szCs w:val="20"/>
          </w:rPr>
          <w:delText xml:space="preserve">arties, to </w:delText>
        </w:r>
      </w:del>
      <w:del w:id="138" w:author="Alireza Panahiyan" w:date="2024-10-06T18:50:00Z">
        <w:r>
          <w:rPr>
            <w:rFonts w:ascii="Arial" w:hAnsi="Arial" w:asciiTheme="minorBidi" w:hAnsiTheme="minorBidi"/>
            <w:sz w:val="20"/>
            <w:szCs w:val="20"/>
          </w:rPr>
          <w:delText xml:space="preserve">vary the duration of the </w:delText>
        </w:r>
      </w:del>
      <w:del w:id="139" w:author="Alireza Panahiyan" w:date="2024-10-06T18:02:00Z">
        <w:r>
          <w:rPr>
            <w:rFonts w:ascii="Arial" w:hAnsi="Arial" w:asciiTheme="minorBidi" w:hAnsiTheme="minorBidi"/>
            <w:sz w:val="20"/>
            <w:szCs w:val="20"/>
          </w:rPr>
          <w:delText xml:space="preserve">agreement </w:delText>
        </w:r>
      </w:del>
      <w:del w:id="140" w:author="Alireza Panahiyan" w:date="2024-10-06T18:35:00Z">
        <w:r>
          <w:rPr>
            <w:rFonts w:ascii="Arial" w:hAnsi="Arial" w:asciiTheme="minorBidi" w:hAnsiTheme="minorBidi"/>
            <w:sz w:val="20"/>
            <w:szCs w:val="20"/>
          </w:rPr>
          <w:delText xml:space="preserve">as shall be agreed by the </w:delText>
        </w:r>
      </w:del>
      <w:del w:id="141" w:author="Alireza Panahiyan" w:date="2024-10-06T18:01:00Z">
        <w:r>
          <w:rPr>
            <w:rFonts w:ascii="Arial" w:hAnsi="Arial" w:asciiTheme="minorBidi" w:hAnsiTheme="minorBidi"/>
            <w:sz w:val="20"/>
            <w:szCs w:val="20"/>
          </w:rPr>
          <w:delText>p</w:delText>
        </w:r>
      </w:del>
      <w:del w:id="142" w:author="Alireza Panahiyan" w:date="2024-10-06T18:35:00Z">
        <w:r>
          <w:rPr>
            <w:rFonts w:ascii="Arial" w:hAnsi="Arial" w:asciiTheme="minorBidi" w:hAnsiTheme="minorBidi"/>
            <w:sz w:val="20"/>
            <w:szCs w:val="20"/>
          </w:rPr>
          <w:delText>arties</w:delText>
        </w:r>
      </w:del>
      <w:del w:id="143" w:author="Alireza Panahiyan" w:date="2024-10-06T18:02:00Z">
        <w:r>
          <w:rPr>
            <w:rFonts w:ascii="Arial" w:hAnsi="Arial" w:asciiTheme="minorBidi" w:hAnsiTheme="minorBidi"/>
            <w:sz w:val="20"/>
            <w:szCs w:val="20"/>
          </w:rPr>
          <w:delText xml:space="preserve"> to the memorandum</w:delText>
        </w:r>
      </w:del>
      <w:del w:id="144" w:author="Alireza Panahiyan" w:date="2024-10-06T18:50:00Z">
        <w:r>
          <w:rPr>
            <w:rFonts w:ascii="Arial" w:hAnsi="Arial" w:asciiTheme="minorBidi" w:hAnsiTheme="minorBidi"/>
            <w:sz w:val="20"/>
            <w:szCs w:val="20"/>
          </w:rPr>
          <w:delText>.</w:delText>
        </w:r>
      </w:del>
      <w:del w:id="145" w:author="Alireza Panahiyan" w:date="2024-10-06T18:02:00Z">
        <w:r>
          <w:rPr>
            <w:rFonts w:ascii="Arial" w:hAnsi="Arial" w:asciiTheme="minorBidi" w:hAnsiTheme="minorBidi"/>
            <w:sz w:val="20"/>
            <w:szCs w:val="20"/>
          </w:rPr>
          <w:delText>&lt;br&gt;</w:delText>
        </w:r>
      </w:del>
    </w:p>
    <w:p>
      <w:pPr>
        <w:pStyle w:val="PlainText"/>
        <w:spacing w:lineRule="auto" w:line="360"/>
        <w:jc w:val="both"/>
        <w:rPr>
          <w:rFonts w:ascii="Arial" w:hAnsi="Arial" w:asciiTheme="minorBidi" w:hAnsiTheme="minorBidi"/>
          <w:sz w:val="20"/>
          <w:szCs w:val="20"/>
        </w:rPr>
      </w:pPr>
      <w:ins w:id="147" w:author="Alireza Panahiyan" w:date="2024-10-06T18:36:00Z">
        <w:r>
          <w:rPr>
            <w:rFonts w:ascii="Arial" w:hAnsi="Arial" w:asciiTheme="minorBidi" w:hAnsiTheme="minorBidi"/>
            <w:sz w:val="20"/>
            <w:szCs w:val="20"/>
          </w:rPr>
          <w:t xml:space="preserve">2.3 </w:t>
        </w:r>
      </w:ins>
      <w:ins w:id="148" w:author="Alireza Panahiyan" w:date="2024-10-06T18:51:00Z">
        <w:r>
          <w:rPr>
            <w:rFonts w:ascii="Arial" w:hAnsi="Arial" w:asciiTheme="minorBidi" w:hAnsiTheme="minorBidi"/>
            <w:sz w:val="20"/>
            <w:szCs w:val="20"/>
          </w:rPr>
          <w:t xml:space="preserve">Upon termination, all contributions made by the terminating Party up to the date of termination shall remain subject to the terms of this </w:t>
        </w:r>
      </w:ins>
      <w:ins w:id="149" w:author="Alireza Panahiyan" w:date="2024-10-06T19:43:00Z">
        <w:r>
          <w:rPr>
            <w:rFonts w:ascii="Arial" w:hAnsi="Arial" w:asciiTheme="minorBidi" w:hAnsiTheme="minorBidi"/>
            <w:sz w:val="20"/>
            <w:szCs w:val="20"/>
          </w:rPr>
          <w:t>Agreement</w:t>
        </w:r>
      </w:ins>
      <w:ins w:id="150" w:author="Alireza Panahiyan" w:date="2024-10-06T18:51:00Z">
        <w:r>
          <w:rPr>
            <w:rFonts w:ascii="Arial" w:hAnsi="Arial" w:asciiTheme="minorBidi" w:hAnsiTheme="minorBidi"/>
            <w:sz w:val="20"/>
            <w:szCs w:val="20"/>
          </w:rPr>
          <w:t>.</w:t>
        </w:r>
      </w:ins>
      <w:del w:id="151" w:author="Alireza Panahiyan" w:date="2024-10-06T18:51:00Z">
        <w:r>
          <w:rPr>
            <w:rFonts w:ascii="Arial" w:hAnsi="Arial" w:asciiTheme="minorBidi" w:hAnsiTheme="minorBidi"/>
            <w:sz w:val="20"/>
            <w:szCs w:val="20"/>
          </w:rPr>
          <w:delText xml:space="preserve">The </w:delText>
        </w:r>
      </w:del>
      <w:del w:id="152" w:author="Alireza Panahiyan" w:date="2024-10-06T18:34:00Z">
        <w:r>
          <w:rPr>
            <w:rFonts w:ascii="Arial" w:hAnsi="Arial" w:asciiTheme="minorBidi" w:hAnsiTheme="minorBidi"/>
            <w:sz w:val="20"/>
            <w:szCs w:val="20"/>
          </w:rPr>
          <w:delText xml:space="preserve">memorandum </w:delText>
        </w:r>
      </w:del>
      <w:del w:id="153" w:author="Alireza Panahiyan" w:date="2024-10-06T18:51:00Z">
        <w:r>
          <w:rPr>
            <w:rFonts w:ascii="Arial" w:hAnsi="Arial" w:asciiTheme="minorBidi" w:hAnsiTheme="minorBidi"/>
            <w:sz w:val="20"/>
            <w:szCs w:val="20"/>
          </w:rPr>
          <w:delText>shall remain in effect unt</w:delText>
        </w:r>
      </w:del>
      <w:del w:id="154" w:author="Alireza Panahiyan" w:date="2024-10-06T18:37:00Z">
        <w:r>
          <w:rPr>
            <w:rFonts w:ascii="Arial" w:hAnsi="Arial" w:asciiTheme="minorBidi" w:hAnsiTheme="minorBidi"/>
            <w:sz w:val="20"/>
            <w:szCs w:val="20"/>
          </w:rPr>
          <w:delText>il modification or</w:delText>
        </w:r>
      </w:del>
      <w:del w:id="155" w:author="Alireza Panahiyan" w:date="2024-10-06T18:51:00Z">
        <w:r>
          <w:rPr>
            <w:rFonts w:ascii="Arial" w:hAnsi="Arial" w:asciiTheme="minorBidi" w:hAnsiTheme="minorBidi"/>
            <w:sz w:val="20"/>
            <w:szCs w:val="20"/>
          </w:rPr>
          <w:delText xml:space="preserve"> termination</w:delText>
        </w:r>
      </w:del>
      <w:del w:id="156" w:author="Alireza Panahiyan" w:date="2024-10-06T18:36:00Z">
        <w:r>
          <w:rPr>
            <w:rFonts w:ascii="Arial" w:hAnsi="Arial" w:asciiTheme="minorBidi" w:hAnsiTheme="minorBidi"/>
            <w:sz w:val="20"/>
            <w:szCs w:val="20"/>
          </w:rPr>
          <w:delText xml:space="preserve"> by the </w:delText>
        </w:r>
      </w:del>
      <w:del w:id="157" w:author="Alireza Panahiyan" w:date="2024-10-06T18:03:00Z">
        <w:r>
          <w:rPr>
            <w:rFonts w:ascii="Arial" w:hAnsi="Arial" w:asciiTheme="minorBidi" w:hAnsiTheme="minorBidi"/>
            <w:sz w:val="20"/>
            <w:szCs w:val="20"/>
          </w:rPr>
          <w:delText>p</w:delText>
        </w:r>
      </w:del>
      <w:del w:id="158" w:author="Alireza Panahiyan" w:date="2024-10-06T18:36:00Z">
        <w:r>
          <w:rPr>
            <w:rFonts w:ascii="Arial" w:hAnsi="Arial" w:asciiTheme="minorBidi" w:hAnsiTheme="minorBidi"/>
            <w:sz w:val="20"/>
            <w:szCs w:val="20"/>
          </w:rPr>
          <w:delText xml:space="preserve">arties via mutual consent or </w:delText>
        </w:r>
      </w:del>
      <w:del w:id="159" w:author="Alireza Panahiyan" w:date="2024-10-06T18:51:00Z">
        <w:r>
          <w:rPr>
            <w:rFonts w:ascii="Arial" w:hAnsi="Arial" w:asciiTheme="minorBidi" w:hAnsiTheme="minorBidi"/>
            <w:sz w:val="20"/>
            <w:szCs w:val="20"/>
          </w:rPr>
          <w:delText>as prescribed</w:delText>
        </w:r>
      </w:del>
      <w:del w:id="160" w:author="Alireza Panahiyan" w:date="2024-10-06T18:37:00Z">
        <w:r>
          <w:rPr>
            <w:rFonts w:ascii="Arial" w:hAnsi="Arial" w:asciiTheme="minorBidi" w:hAnsiTheme="minorBidi"/>
            <w:sz w:val="20"/>
            <w:szCs w:val="20"/>
          </w:rPr>
          <w:delText xml:space="preserve"> in this </w:delText>
        </w:r>
      </w:del>
      <w:del w:id="161" w:author="Alireza Panahiyan" w:date="2024-10-06T18:03:00Z">
        <w:r>
          <w:rPr>
            <w:rFonts w:ascii="Arial" w:hAnsi="Arial" w:asciiTheme="minorBidi" w:hAnsiTheme="minorBidi"/>
            <w:sz w:val="20"/>
            <w:szCs w:val="20"/>
          </w:rPr>
          <w:delText>agreement</w:delText>
        </w:r>
      </w:del>
      <w:del w:id="162" w:author="Alireza Panahiyan" w:date="2024-10-06T18:51:00Z">
        <w:r>
          <w:rPr>
            <w:rFonts w:ascii="Arial" w:hAnsi="Arial" w:asciiTheme="minorBidi" w:hAnsiTheme="minorBidi"/>
            <w:sz w:val="20"/>
            <w:szCs w:val="20"/>
          </w:rPr>
          <w:delText>.</w:delText>
        </w:r>
      </w:del>
    </w:p>
    <w:p>
      <w:pPr>
        <w:pStyle w:val="PlainText"/>
        <w:spacing w:lineRule="auto" w:line="360"/>
        <w:jc w:val="both"/>
        <w:rPr>
          <w:rFonts w:ascii="Arial" w:hAnsi="Arial" w:asciiTheme="minorBidi" w:hAnsiTheme="minorBidi"/>
          <w:sz w:val="20"/>
          <w:szCs w:val="20"/>
          <w:del w:id="164" w:author="Alireza Panahiyan" w:date="2024-10-06T18:52:00Z"/>
        </w:rPr>
      </w:pPr>
      <w:del w:id="163" w:author="Alireza Panahiyan" w:date="2024-10-06T18:52:00Z">
        <w:r>
          <w:rPr>
            <w:rFonts w:asciiTheme="minorBidi" w:hAnsiTheme="minorBidi" w:ascii="Arial" w:hAnsi="Arial"/>
            <w:sz w:val="20"/>
            <w:szCs w:val="20"/>
          </w:rPr>
        </w:r>
      </w:del>
    </w:p>
    <w:p>
      <w:pPr>
        <w:pStyle w:val="PlainText"/>
        <w:spacing w:lineRule="auto" w:line="360"/>
        <w:jc w:val="both"/>
        <w:rPr>
          <w:rFonts w:ascii="Arial" w:hAnsi="Arial" w:asciiTheme="minorBidi" w:hAnsiTheme="minorBidi"/>
          <w:sz w:val="20"/>
          <w:szCs w:val="20"/>
          <w:del w:id="166" w:author="Alireza Panahiyan" w:date="2024-10-06T18:52:00Z"/>
        </w:rPr>
      </w:pPr>
      <w:del w:id="165" w:author="Alireza Panahiyan" w:date="2024-10-06T18:52:00Z">
        <w:r>
          <w:rPr>
            <w:rFonts w:ascii="Arial" w:hAnsi="Arial" w:asciiTheme="minorBidi" w:hAnsiTheme="minorBidi"/>
            <w:sz w:val="20"/>
            <w:szCs w:val="20"/>
          </w:rPr>
          <w:delText>4. **Nature of the work on the project.**</w:delText>
        </w:r>
      </w:del>
    </w:p>
    <w:p>
      <w:pPr>
        <w:pStyle w:val="PlainText"/>
        <w:spacing w:lineRule="auto" w:line="360"/>
        <w:jc w:val="both"/>
        <w:rPr>
          <w:rFonts w:ascii="Arial" w:hAnsi="Arial" w:asciiTheme="minorBidi" w:hAnsiTheme="minorBidi"/>
          <w:sz w:val="20"/>
          <w:szCs w:val="20"/>
          <w:del w:id="173" w:author="Alireza Panahiyan" w:date="2024-10-06T18:52:00Z"/>
        </w:rPr>
      </w:pPr>
      <w:del w:id="167" w:author="Alireza Panahiyan" w:date="2024-10-06T18:52:00Z">
        <w:r>
          <w:rPr>
            <w:rFonts w:ascii="Arial" w:hAnsi="Arial" w:asciiTheme="minorBidi" w:hAnsiTheme="minorBidi"/>
            <w:sz w:val="20"/>
            <w:szCs w:val="20"/>
          </w:rPr>
          <w:delText xml:space="preserve">   </w:delText>
        </w:r>
      </w:del>
      <w:del w:id="168" w:author="Alireza Panahiyan" w:date="2024-10-06T18:52:00Z">
        <w:r>
          <w:rPr>
            <w:rFonts w:ascii="Arial" w:hAnsi="Arial" w:asciiTheme="minorBidi" w:hAnsiTheme="minorBidi"/>
            <w:sz w:val="20"/>
            <w:szCs w:val="20"/>
          </w:rPr>
          <w:delText xml:space="preserve">The nature of the work on each item listed in 2 above will be determined jointly by the </w:delText>
        </w:r>
      </w:del>
      <w:del w:id="169" w:author="Alireza Panahiyan" w:date="2024-10-06T18:03:00Z">
        <w:r>
          <w:rPr>
            <w:rFonts w:ascii="Arial" w:hAnsi="Arial" w:asciiTheme="minorBidi" w:hAnsiTheme="minorBidi"/>
            <w:sz w:val="20"/>
            <w:szCs w:val="20"/>
          </w:rPr>
          <w:delText>p</w:delText>
        </w:r>
      </w:del>
      <w:del w:id="170" w:author="Alireza Panahiyan" w:date="2024-10-06T18:52:00Z">
        <w:r>
          <w:rPr>
            <w:rFonts w:ascii="Arial" w:hAnsi="Arial" w:asciiTheme="minorBidi" w:hAnsiTheme="minorBidi"/>
            <w:sz w:val="20"/>
            <w:szCs w:val="20"/>
          </w:rPr>
          <w:delText xml:space="preserve">arties and included as Terms of Reference. The cooperation envisioned in this </w:delText>
        </w:r>
      </w:del>
      <w:del w:id="171" w:author="Alireza Panahiyan" w:date="2024-10-06T18:03:00Z">
        <w:r>
          <w:rPr>
            <w:rFonts w:ascii="Arial" w:hAnsi="Arial" w:asciiTheme="minorBidi" w:hAnsiTheme="minorBidi"/>
            <w:sz w:val="20"/>
            <w:szCs w:val="20"/>
          </w:rPr>
          <w:delText xml:space="preserve">memorandum </w:delText>
        </w:r>
      </w:del>
      <w:del w:id="172" w:author="Alireza Panahiyan" w:date="2024-10-06T18:52:00Z">
        <w:r>
          <w:rPr>
            <w:rFonts w:ascii="Arial" w:hAnsi="Arial" w:asciiTheme="minorBidi" w:hAnsiTheme="minorBidi"/>
            <w:sz w:val="20"/>
            <w:szCs w:val="20"/>
          </w:rPr>
          <w:delText>shall include *inter alia*:</w:delText>
        </w:r>
      </w:del>
    </w:p>
    <w:p>
      <w:pPr>
        <w:pStyle w:val="PlainText"/>
        <w:spacing w:lineRule="auto" w:line="360"/>
        <w:jc w:val="both"/>
        <w:rPr>
          <w:rFonts w:ascii="Arial" w:hAnsi="Arial" w:asciiTheme="minorBidi" w:hAnsiTheme="minorBidi"/>
          <w:sz w:val="20"/>
          <w:szCs w:val="20"/>
          <w:del w:id="175" w:author="Alireza Panahiyan" w:date="2024-10-06T18:52:00Z"/>
        </w:rPr>
      </w:pPr>
      <w:del w:id="174" w:author="Alireza Panahiyan" w:date="2024-10-06T18:52: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178" w:author="Alireza Panahiyan" w:date="2024-10-06T18:52:00Z"/>
        </w:rPr>
      </w:pPr>
      <w:del w:id="176" w:author="Alireza Panahiyan" w:date="2024-10-06T18:52:00Z">
        <w:r>
          <w:rPr>
            <w:rFonts w:ascii="Arial" w:hAnsi="Arial" w:asciiTheme="minorBidi" w:hAnsiTheme="minorBidi"/>
            <w:sz w:val="20"/>
            <w:szCs w:val="20"/>
          </w:rPr>
          <w:delText xml:space="preserve">   </w:delText>
        </w:r>
      </w:del>
      <w:del w:id="177" w:author="Alireza Panahiyan" w:date="2024-10-06T18:52:00Z">
        <w:r>
          <w:rPr>
            <w:rFonts w:ascii="Arial" w:hAnsi="Arial" w:asciiTheme="minorBidi" w:hAnsiTheme="minorBidi"/>
            <w:sz w:val="20"/>
            <w:szCs w:val="20"/>
          </w:rPr>
          <w:delText>1. Design and development of IT software and infrastructure</w:delText>
        </w:r>
      </w:del>
    </w:p>
    <w:p>
      <w:pPr>
        <w:pStyle w:val="PlainText"/>
        <w:spacing w:lineRule="auto" w:line="360"/>
        <w:jc w:val="both"/>
        <w:rPr>
          <w:rFonts w:ascii="Arial" w:hAnsi="Arial" w:asciiTheme="minorBidi" w:hAnsiTheme="minorBidi"/>
          <w:sz w:val="20"/>
          <w:szCs w:val="20"/>
          <w:del w:id="180" w:author="Alireza Panahiyan" w:date="2024-10-06T18:52:00Z"/>
        </w:rPr>
      </w:pPr>
      <w:del w:id="179" w:author="Alireza Panahiyan" w:date="2024-10-06T18:52: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183" w:author="Alireza Panahiyan" w:date="2024-10-06T18:52:00Z"/>
        </w:rPr>
      </w:pPr>
      <w:del w:id="181" w:author="Alireza Panahiyan" w:date="2024-10-06T18:52:00Z">
        <w:r>
          <w:rPr>
            <w:rFonts w:ascii="Arial" w:hAnsi="Arial" w:asciiTheme="minorBidi" w:hAnsiTheme="minorBidi"/>
            <w:sz w:val="20"/>
            <w:szCs w:val="20"/>
          </w:rPr>
          <w:delText xml:space="preserve">   </w:delText>
        </w:r>
      </w:del>
      <w:del w:id="182" w:author="Alireza Panahiyan" w:date="2024-10-06T18:52:00Z">
        <w:r>
          <w:rPr>
            <w:rFonts w:ascii="Arial" w:hAnsi="Arial" w:asciiTheme="minorBidi" w:hAnsiTheme="minorBidi"/>
            <w:sz w:val="20"/>
            <w:szCs w:val="20"/>
          </w:rPr>
          <w:delText>2. Design and development of Standard Operating Procedures (SOP)</w:delText>
        </w:r>
      </w:del>
    </w:p>
    <w:p>
      <w:pPr>
        <w:pStyle w:val="PlainText"/>
        <w:spacing w:lineRule="auto" w:line="360"/>
        <w:jc w:val="both"/>
        <w:rPr>
          <w:rFonts w:ascii="Arial" w:hAnsi="Arial" w:asciiTheme="minorBidi" w:hAnsiTheme="minorBidi"/>
          <w:sz w:val="20"/>
          <w:szCs w:val="20"/>
          <w:del w:id="185" w:author="Alireza Panahiyan" w:date="2024-10-06T18:52:00Z"/>
        </w:rPr>
      </w:pPr>
      <w:del w:id="184" w:author="Alireza Panahiyan" w:date="2024-10-06T18:52: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188" w:author="Alireza Panahiyan" w:date="2024-10-06T18:52:00Z"/>
        </w:rPr>
      </w:pPr>
      <w:del w:id="186" w:author="Alireza Panahiyan" w:date="2024-10-06T18:52:00Z">
        <w:r>
          <w:rPr>
            <w:rFonts w:ascii="Arial" w:hAnsi="Arial" w:asciiTheme="minorBidi" w:hAnsiTheme="minorBidi"/>
            <w:sz w:val="20"/>
            <w:szCs w:val="20"/>
          </w:rPr>
          <w:delText xml:space="preserve">   </w:delText>
        </w:r>
      </w:del>
      <w:del w:id="187" w:author="Alireza Panahiyan" w:date="2024-10-06T18:52:00Z">
        <w:r>
          <w:rPr>
            <w:rFonts w:ascii="Arial" w:hAnsi="Arial" w:asciiTheme="minorBidi" w:hAnsiTheme="minorBidi"/>
            <w:sz w:val="20"/>
            <w:szCs w:val="20"/>
          </w:rPr>
          <w:delText>3. Design and delivery of traning courses and programmes</w:delText>
        </w:r>
      </w:del>
    </w:p>
    <w:p>
      <w:pPr>
        <w:pStyle w:val="PlainText"/>
        <w:spacing w:lineRule="auto" w:line="360"/>
        <w:jc w:val="both"/>
        <w:rPr>
          <w:rFonts w:ascii="Arial" w:hAnsi="Arial" w:asciiTheme="minorBidi" w:hAnsiTheme="minorBidi"/>
          <w:sz w:val="20"/>
          <w:szCs w:val="20"/>
          <w:del w:id="190" w:author="Alireza Panahiyan" w:date="2024-10-06T18:52:00Z"/>
        </w:rPr>
      </w:pPr>
      <w:del w:id="189" w:author="Alireza Panahiyan" w:date="2024-10-06T18:52: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193" w:author="Alireza Panahiyan" w:date="2024-10-06T18:52:00Z"/>
        </w:rPr>
      </w:pPr>
      <w:del w:id="191" w:author="Alireza Panahiyan" w:date="2024-10-06T18:52:00Z">
        <w:r>
          <w:rPr>
            <w:rFonts w:ascii="Arial" w:hAnsi="Arial" w:asciiTheme="minorBidi" w:hAnsiTheme="minorBidi"/>
            <w:sz w:val="20"/>
            <w:szCs w:val="20"/>
          </w:rPr>
          <w:delText xml:space="preserve">   </w:delText>
        </w:r>
      </w:del>
      <w:del w:id="192" w:author="Alireza Panahiyan" w:date="2024-10-06T18:52:00Z">
        <w:r>
          <w:rPr>
            <w:rFonts w:ascii="Arial" w:hAnsi="Arial" w:asciiTheme="minorBidi" w:hAnsiTheme="minorBidi"/>
            <w:sz w:val="20"/>
            <w:szCs w:val="20"/>
          </w:rPr>
          <w:delText>4. Establishment of unit rates for services and materials</w:delText>
        </w:r>
      </w:del>
    </w:p>
    <w:p>
      <w:pPr>
        <w:pStyle w:val="PlainText"/>
        <w:spacing w:lineRule="auto" w:line="360"/>
        <w:jc w:val="both"/>
        <w:rPr>
          <w:rFonts w:ascii="Arial" w:hAnsi="Arial" w:asciiTheme="minorBidi" w:hAnsiTheme="minorBidi"/>
          <w:sz w:val="20"/>
          <w:szCs w:val="20"/>
          <w:del w:id="195" w:author="Alireza Panahiyan" w:date="2024-10-06T18:52:00Z"/>
        </w:rPr>
      </w:pPr>
      <w:del w:id="194" w:author="Alireza Panahiyan" w:date="2024-10-06T18:52: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198" w:author="Alireza Panahiyan" w:date="2024-10-06T18:52:00Z"/>
        </w:rPr>
      </w:pPr>
      <w:del w:id="196" w:author="Alireza Panahiyan" w:date="2024-10-06T18:52:00Z">
        <w:r>
          <w:rPr>
            <w:rFonts w:ascii="Arial" w:hAnsi="Arial" w:asciiTheme="minorBidi" w:hAnsiTheme="minorBidi"/>
            <w:sz w:val="20"/>
            <w:szCs w:val="20"/>
          </w:rPr>
          <w:delText xml:space="preserve">   </w:delText>
        </w:r>
      </w:del>
      <w:del w:id="197" w:author="Alireza Panahiyan" w:date="2024-10-06T18:52:00Z">
        <w:r>
          <w:rPr>
            <w:rFonts w:ascii="Arial" w:hAnsi="Arial" w:asciiTheme="minorBidi" w:hAnsiTheme="minorBidi"/>
            <w:sz w:val="20"/>
            <w:szCs w:val="20"/>
          </w:rPr>
          <w:delText>5. Participation in conferences, challenges and networking events</w:delText>
        </w:r>
      </w:del>
    </w:p>
    <w:p>
      <w:pPr>
        <w:pStyle w:val="PlainText"/>
        <w:spacing w:lineRule="auto" w:line="360"/>
        <w:jc w:val="both"/>
        <w:rPr>
          <w:rFonts w:ascii="Arial" w:hAnsi="Arial" w:asciiTheme="minorBidi" w:hAnsiTheme="minorBidi"/>
          <w:sz w:val="20"/>
          <w:szCs w:val="20"/>
          <w:del w:id="200" w:author="Alireza Panahiyan" w:date="2024-10-06T18:52:00Z"/>
        </w:rPr>
      </w:pPr>
      <w:del w:id="199" w:author="Alireza Panahiyan" w:date="2024-10-06T18:52: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203" w:author="Alireza Panahiyan" w:date="2024-10-06T18:52:00Z"/>
        </w:rPr>
      </w:pPr>
      <w:del w:id="201" w:author="Alireza Panahiyan" w:date="2024-10-06T18:52:00Z">
        <w:r>
          <w:rPr>
            <w:rFonts w:ascii="Arial" w:hAnsi="Arial" w:asciiTheme="minorBidi" w:hAnsiTheme="minorBidi"/>
            <w:sz w:val="20"/>
            <w:szCs w:val="20"/>
          </w:rPr>
          <w:delText xml:space="preserve">   </w:delText>
        </w:r>
      </w:del>
      <w:del w:id="202" w:author="Alireza Panahiyan" w:date="2024-10-06T18:52:00Z">
        <w:r>
          <w:rPr>
            <w:rFonts w:ascii="Arial" w:hAnsi="Arial" w:asciiTheme="minorBidi" w:hAnsiTheme="minorBidi"/>
            <w:sz w:val="20"/>
            <w:szCs w:val="20"/>
          </w:rPr>
          <w:delText>6. Publishing of papers, journals and other documents</w:delText>
        </w:r>
      </w:del>
    </w:p>
    <w:p>
      <w:pPr>
        <w:pStyle w:val="PlainText"/>
        <w:spacing w:lineRule="auto" w:line="360"/>
        <w:jc w:val="both"/>
        <w:rPr>
          <w:rFonts w:ascii="Arial" w:hAnsi="Arial" w:asciiTheme="minorBidi" w:hAnsiTheme="minorBidi"/>
          <w:sz w:val="20"/>
          <w:szCs w:val="20"/>
          <w:del w:id="205" w:author="Alireza Panahiyan" w:date="2024-10-06T18:52:00Z"/>
        </w:rPr>
      </w:pPr>
      <w:del w:id="204" w:author="Alireza Panahiyan" w:date="2024-10-06T18:52: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208" w:author="Alireza Panahiyan" w:date="2024-10-06T18:52:00Z"/>
        </w:rPr>
      </w:pPr>
      <w:del w:id="206" w:author="Alireza Panahiyan" w:date="2024-10-06T18:52:00Z">
        <w:r>
          <w:rPr>
            <w:rFonts w:ascii="Arial" w:hAnsi="Arial" w:asciiTheme="minorBidi" w:hAnsiTheme="minorBidi"/>
            <w:sz w:val="20"/>
            <w:szCs w:val="20"/>
          </w:rPr>
          <w:delText xml:space="preserve">   </w:delText>
        </w:r>
      </w:del>
      <w:del w:id="207" w:author="Alireza Panahiyan" w:date="2024-10-06T18:52:00Z">
        <w:r>
          <w:rPr>
            <w:rFonts w:ascii="Arial" w:hAnsi="Arial" w:asciiTheme="minorBidi" w:hAnsiTheme="minorBidi"/>
            <w:sz w:val="20"/>
            <w:szCs w:val="20"/>
          </w:rPr>
          <w:delText>7. Building of libraries and databases</w:delText>
        </w:r>
      </w:del>
    </w:p>
    <w:p>
      <w:pPr>
        <w:pStyle w:val="PlainText"/>
        <w:spacing w:lineRule="auto" w:line="360"/>
        <w:jc w:val="both"/>
        <w:rPr>
          <w:rFonts w:ascii="Arial" w:hAnsi="Arial" w:asciiTheme="minorBidi" w:hAnsiTheme="minorBidi"/>
          <w:sz w:val="20"/>
          <w:szCs w:val="20"/>
          <w:del w:id="210" w:author="Alireza Panahiyan" w:date="2024-10-06T18:52:00Z"/>
        </w:rPr>
      </w:pPr>
      <w:del w:id="209" w:author="Alireza Panahiyan" w:date="2024-10-06T18:52: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213" w:author="Alireza Panahiyan" w:date="2024-10-06T18:52:00Z"/>
        </w:rPr>
      </w:pPr>
      <w:del w:id="211" w:author="Alireza Panahiyan" w:date="2024-10-06T18:52:00Z">
        <w:r>
          <w:rPr>
            <w:rFonts w:ascii="Arial" w:hAnsi="Arial" w:asciiTheme="minorBidi" w:hAnsiTheme="minorBidi"/>
            <w:sz w:val="20"/>
            <w:szCs w:val="20"/>
          </w:rPr>
          <w:delText xml:space="preserve">   </w:delText>
        </w:r>
      </w:del>
      <w:del w:id="212" w:author="Alireza Panahiyan" w:date="2024-10-06T18:52:00Z">
        <w:r>
          <w:rPr>
            <w:rFonts w:ascii="Arial" w:hAnsi="Arial" w:asciiTheme="minorBidi" w:hAnsiTheme="minorBidi"/>
            <w:sz w:val="20"/>
            <w:szCs w:val="20"/>
          </w:rPr>
          <w:delText>8. Processing of billing, invoices and payments</w:delText>
        </w:r>
      </w:del>
    </w:p>
    <w:p>
      <w:pPr>
        <w:pStyle w:val="PlainText"/>
        <w:spacing w:lineRule="auto" w:line="360"/>
        <w:jc w:val="both"/>
        <w:rPr>
          <w:rFonts w:ascii="Arial" w:hAnsi="Arial" w:asciiTheme="minorBidi" w:hAnsiTheme="minorBidi"/>
          <w:sz w:val="20"/>
          <w:szCs w:val="20"/>
          <w:del w:id="215" w:author="Alireza Panahiyan" w:date="2024-10-06T18:56:00Z"/>
        </w:rPr>
      </w:pPr>
      <w:del w:id="214" w:author="Alireza Panahiyan" w:date="2024-10-06T18:56:00Z">
        <w:r>
          <w:rPr>
            <w:rFonts w:ascii="Arial" w:hAnsi="Arial" w:asciiTheme="minorBidi" w:hAnsiTheme="minorBidi"/>
            <w:sz w:val="20"/>
            <w:szCs w:val="20"/>
          </w:rPr>
          <w:delText>5. **Reporting requirements / Reporting provisions.**</w:delText>
        </w:r>
      </w:del>
    </w:p>
    <w:p>
      <w:pPr>
        <w:pStyle w:val="PlainText"/>
        <w:spacing w:lineRule="auto" w:line="360"/>
        <w:jc w:val="both"/>
        <w:rPr>
          <w:rFonts w:ascii="Arial" w:hAnsi="Arial" w:asciiTheme="minorBidi" w:hAnsiTheme="minorBidi"/>
          <w:sz w:val="20"/>
          <w:szCs w:val="20"/>
          <w:del w:id="220" w:author="Alireza Panahiyan" w:date="2024-10-06T18:56:00Z"/>
        </w:rPr>
      </w:pPr>
      <w:del w:id="216" w:author="Alireza Panahiyan" w:date="2024-10-06T18:56:00Z">
        <w:r>
          <w:rPr>
            <w:rFonts w:ascii="Arial" w:hAnsi="Arial" w:asciiTheme="minorBidi" w:hAnsiTheme="minorBidi"/>
            <w:sz w:val="20"/>
            <w:szCs w:val="20"/>
          </w:rPr>
          <w:delText xml:space="preserve">   </w:delText>
        </w:r>
      </w:del>
      <w:del w:id="217" w:author="Alireza Panahiyan" w:date="2024-10-06T18:56:00Z">
        <w:r>
          <w:rPr>
            <w:rFonts w:ascii="Arial" w:hAnsi="Arial" w:asciiTheme="minorBidi" w:hAnsiTheme="minorBidi"/>
            <w:sz w:val="20"/>
            <w:szCs w:val="20"/>
          </w:rPr>
          <w:delText xml:space="preserve">The XXXXXXXXXXXX of XXXXX and the XXXXXXX of XXXXX will be responsible for assessing all the work done and completed as part of the MOU. Reporting shall be done at intervals of XXXXXXXXx or as shall be expressly agreed by both </w:delText>
        </w:r>
      </w:del>
      <w:del w:id="218" w:author="Alireza Panahiyan" w:date="2024-10-06T18:04:00Z">
        <w:r>
          <w:rPr>
            <w:rFonts w:ascii="Arial" w:hAnsi="Arial" w:asciiTheme="minorBidi" w:hAnsiTheme="minorBidi"/>
            <w:sz w:val="20"/>
            <w:szCs w:val="20"/>
          </w:rPr>
          <w:delText>p</w:delText>
        </w:r>
      </w:del>
      <w:del w:id="219" w:author="Alireza Panahiyan" w:date="2024-10-06T18:56:00Z">
        <w:r>
          <w:rPr>
            <w:rFonts w:ascii="Arial" w:hAnsi="Arial" w:asciiTheme="minorBidi" w:hAnsiTheme="minorBidi"/>
            <w:sz w:val="20"/>
            <w:szCs w:val="20"/>
          </w:rPr>
          <w:delText>arties with regard to the modalities of the reporting procedures.</w:delText>
        </w:r>
      </w:del>
    </w:p>
    <w:p>
      <w:pPr>
        <w:pStyle w:val="PlainText"/>
        <w:spacing w:lineRule="auto" w:line="360"/>
        <w:jc w:val="both"/>
        <w:rPr>
          <w:rFonts w:ascii="Arial" w:hAnsi="Arial" w:asciiTheme="minorBidi" w:hAnsiTheme="minorBidi"/>
          <w:sz w:val="20"/>
          <w:szCs w:val="20"/>
          <w:del w:id="222" w:author="Alireza Panahiyan" w:date="2024-10-06T18:56:00Z"/>
        </w:rPr>
      </w:pPr>
      <w:del w:id="221" w:author="Alireza Panahiyan" w:date="2024-10-06T18:56:00Z">
        <w:r>
          <w:rPr>
            <w:rFonts w:ascii="Arial" w:hAnsi="Arial" w:asciiTheme="minorBidi" w:hAnsiTheme="minorBidi"/>
            <w:sz w:val="20"/>
            <w:szCs w:val="20"/>
          </w:rPr>
          <w:delText>6. **Deliverables.**</w:delText>
        </w:r>
      </w:del>
    </w:p>
    <w:p>
      <w:pPr>
        <w:pStyle w:val="PlainText"/>
        <w:spacing w:lineRule="auto" w:line="360"/>
        <w:jc w:val="both"/>
        <w:rPr>
          <w:rFonts w:ascii="Arial" w:hAnsi="Arial" w:asciiTheme="minorBidi" w:hAnsiTheme="minorBidi"/>
          <w:sz w:val="20"/>
          <w:szCs w:val="20"/>
          <w:del w:id="231" w:author="Alireza Panahiyan" w:date="2024-10-06T18:56:00Z"/>
        </w:rPr>
      </w:pPr>
      <w:del w:id="223" w:author="Alireza Panahiyan" w:date="2024-10-06T18:56:00Z">
        <w:r>
          <w:rPr>
            <w:rFonts w:ascii="Arial" w:hAnsi="Arial" w:asciiTheme="minorBidi" w:hAnsiTheme="minorBidi"/>
            <w:sz w:val="20"/>
            <w:szCs w:val="20"/>
          </w:rPr>
          <w:delText xml:space="preserve">   </w:delText>
        </w:r>
      </w:del>
      <w:del w:id="224" w:author="Alireza Panahiyan" w:date="2024-10-06T18:56:00Z">
        <w:r>
          <w:rPr>
            <w:rFonts w:ascii="Arial" w:hAnsi="Arial" w:asciiTheme="minorBidi" w:hAnsiTheme="minorBidi"/>
            <w:sz w:val="20"/>
            <w:szCs w:val="20"/>
          </w:rPr>
          <w:delText xml:space="preserve">Deliverables will be as detailed in specific Terms of Reference or any other relevant agreements entered into between </w:delText>
        </w:r>
      </w:del>
      <w:del w:id="225" w:author="Alireza Panahiyan" w:date="2024-10-06T18:04:00Z">
        <w:r>
          <w:rPr>
            <w:rFonts w:ascii="Arial" w:hAnsi="Arial" w:asciiTheme="minorBidi" w:hAnsiTheme="minorBidi"/>
            <w:sz w:val="20"/>
            <w:szCs w:val="20"/>
          </w:rPr>
          <w:delText>both p</w:delText>
        </w:r>
      </w:del>
      <w:del w:id="226" w:author="Alireza Panahiyan" w:date="2024-10-06T18:56:00Z">
        <w:r>
          <w:rPr>
            <w:rFonts w:ascii="Arial" w:hAnsi="Arial" w:asciiTheme="minorBidi" w:hAnsiTheme="minorBidi"/>
            <w:sz w:val="20"/>
            <w:szCs w:val="20"/>
          </w:rPr>
          <w:delText xml:space="preserve">arties. Amendments to the deliverables shall be in writing subject to consensus between the </w:delText>
        </w:r>
      </w:del>
      <w:del w:id="227" w:author="Alireza Panahiyan" w:date="2024-10-06T18:04:00Z">
        <w:r>
          <w:rPr>
            <w:rFonts w:ascii="Arial" w:hAnsi="Arial" w:asciiTheme="minorBidi" w:hAnsiTheme="minorBidi"/>
            <w:sz w:val="20"/>
            <w:szCs w:val="20"/>
          </w:rPr>
          <w:delText>p</w:delText>
        </w:r>
      </w:del>
      <w:del w:id="228" w:author="Alireza Panahiyan" w:date="2024-10-06T18:56:00Z">
        <w:r>
          <w:rPr>
            <w:rFonts w:ascii="Arial" w:hAnsi="Arial" w:asciiTheme="minorBidi" w:hAnsiTheme="minorBidi"/>
            <w:sz w:val="20"/>
            <w:szCs w:val="20"/>
          </w:rPr>
          <w:delText>arties</w:delText>
        </w:r>
      </w:del>
      <w:del w:id="229" w:author="Alireza Panahiyan" w:date="2024-10-06T18:05:00Z">
        <w:r>
          <w:rPr>
            <w:rFonts w:ascii="Arial" w:hAnsi="Arial" w:asciiTheme="minorBidi" w:hAnsiTheme="minorBidi"/>
            <w:sz w:val="20"/>
            <w:szCs w:val="20"/>
          </w:rPr>
          <w:delText xml:space="preserve"> to this memorandum</w:delText>
        </w:r>
      </w:del>
      <w:del w:id="230" w:author="Alireza Panahiyan" w:date="2024-10-06T18:56:00Z">
        <w:r>
          <w:rPr>
            <w:rFonts w:ascii="Arial" w:hAnsi="Arial" w:asciiTheme="minorBidi" w:hAnsiTheme="minorBidi"/>
            <w:sz w:val="20"/>
            <w:szCs w:val="20"/>
          </w:rPr>
          <w:delText>.</w:delText>
        </w:r>
      </w:del>
    </w:p>
    <w:p>
      <w:pPr>
        <w:pStyle w:val="PlainText"/>
        <w:spacing w:lineRule="auto" w:line="360"/>
        <w:jc w:val="both"/>
        <w:rPr>
          <w:rFonts w:ascii="Arial" w:hAnsi="Arial" w:asciiTheme="minorBidi" w:hAnsiTheme="minorBidi"/>
          <w:sz w:val="20"/>
          <w:szCs w:val="20"/>
          <w:ins w:id="233" w:author="Alireza Panahiyan" w:date="2024-10-06T18:56:00Z"/>
        </w:rPr>
      </w:pPr>
      <w:ins w:id="232" w:author="Alireza Panahiyan" w:date="2024-10-06T18:56:00Z">
        <w:r>
          <w:rPr>
            <w:rFonts w:asciiTheme="minorBidi" w:hAnsiTheme="minorBidi" w:ascii="Arial" w:hAnsi="Arial"/>
            <w:sz w:val="20"/>
            <w:szCs w:val="20"/>
          </w:rPr>
        </w:r>
      </w:ins>
    </w:p>
    <w:p>
      <w:pPr>
        <w:pStyle w:val="PlainText"/>
        <w:numPr>
          <w:ilvl w:val="0"/>
          <w:numId w:val="1"/>
        </w:numPr>
        <w:spacing w:lineRule="auto" w:line="360"/>
        <w:jc w:val="both"/>
        <w:pPrChange w:id="0" w:author="Alireza Panahiyan" w:date="2024-10-06T18:57:00Z">
          <w:pPr>
            <w:pStyle w:val="PlainText"/>
            <w:jc w:val="both"/>
            <w:spacing w:lineRule="auto" w:line="360"/>
          </w:pPr>
        </w:pPrChange>
        <w:rPr>
          <w:rFonts w:ascii="Arial" w:hAnsi="Arial" w:asciiTheme="minorBidi" w:hAnsiTheme="minorBidi"/>
          <w:b/>
          <w:b/>
          <w:bCs/>
          <w:sz w:val="20"/>
          <w:szCs w:val="20"/>
        </w:rPr>
      </w:pPr>
      <w:r>
        <w:rPr>
          <w:rFonts w:ascii="Arial" w:hAnsi="Arial" w:asciiTheme="minorBidi" w:hAnsiTheme="minorBidi"/>
          <w:b/>
          <w:bCs/>
          <w:sz w:val="20"/>
          <w:szCs w:val="20"/>
        </w:rPr>
        <w:t xml:space="preserve">7. </w:t>
      </w:r>
      <w:ins w:id="234" w:author="Alireza Panahiyan" w:date="2024-10-06T18:57:00Z">
        <w:r>
          <w:rPr>
            <w:rFonts w:ascii="Arial" w:hAnsi="Arial" w:asciiTheme="minorBidi" w:hAnsiTheme="minorBidi"/>
            <w:b/>
            <w:bCs/>
            <w:sz w:val="20"/>
            <w:szCs w:val="20"/>
          </w:rPr>
          <w:t>Invited Parties</w:t>
        </w:r>
      </w:ins>
      <w:del w:id="235" w:author="Alireza Panahiyan" w:date="2024-10-06T18:57:00Z">
        <w:r>
          <w:rPr>
            <w:rFonts w:ascii="Arial" w:hAnsi="Arial" w:asciiTheme="minorBidi" w:hAnsiTheme="minorBidi"/>
            <w:b/>
            <w:bCs/>
            <w:sz w:val="20"/>
            <w:szCs w:val="20"/>
          </w:rPr>
          <w:delText>**Assignment and Third Party Provisions.**</w:delText>
        </w:r>
      </w:del>
    </w:p>
    <w:p>
      <w:pPr>
        <w:pStyle w:val="PlainText"/>
        <w:numPr>
          <w:ilvl w:val="0"/>
          <w:numId w:val="2"/>
        </w:numPr>
        <w:spacing w:lineRule="auto" w:line="360"/>
        <w:jc w:val="both"/>
        <w:rPr>
          <w:rFonts w:ascii="Arial" w:hAnsi="Arial" w:asciiTheme="minorBidi" w:hAnsiTheme="minorBidi"/>
          <w:sz w:val="20"/>
          <w:szCs w:val="20"/>
          <w:ins w:id="261" w:author="Alireza Panahiyan" w:date="2024-10-06T18:59:00Z"/>
        </w:rPr>
      </w:pPr>
      <w:del w:id="236" w:author="Alireza Panahiyan" w:date="2024-10-06T18:53:00Z">
        <w:r>
          <w:rPr>
            <w:rFonts w:ascii="Arial" w:hAnsi="Arial" w:asciiTheme="minorBidi" w:hAnsiTheme="minorBidi"/>
            <w:sz w:val="20"/>
            <w:szCs w:val="20"/>
          </w:rPr>
          <w:delText xml:space="preserve">   </w:delText>
        </w:r>
      </w:del>
      <w:r>
        <w:rPr>
          <w:rFonts w:ascii="Arial" w:hAnsi="Arial" w:asciiTheme="minorBidi" w:hAnsiTheme="minorBidi"/>
          <w:sz w:val="20"/>
          <w:szCs w:val="20"/>
        </w:rPr>
        <w:t xml:space="preserve">Where the </w:t>
      </w:r>
      <w:ins w:id="237" w:author="Alireza Panahiyan" w:date="2024-10-06T18:05:00Z">
        <w:r>
          <w:rPr>
            <w:rFonts w:ascii="Arial" w:hAnsi="Arial" w:asciiTheme="minorBidi" w:hAnsiTheme="minorBidi"/>
            <w:sz w:val="20"/>
            <w:szCs w:val="20"/>
          </w:rPr>
          <w:t>P</w:t>
        </w:r>
      </w:ins>
      <w:del w:id="238" w:author="Alireza Panahiyan" w:date="2024-10-06T18:05:00Z">
        <w:r>
          <w:rPr>
            <w:rFonts w:ascii="Arial" w:hAnsi="Arial" w:asciiTheme="minorBidi" w:hAnsiTheme="minorBidi"/>
            <w:sz w:val="20"/>
            <w:szCs w:val="20"/>
          </w:rPr>
          <w:delText>p</w:delText>
        </w:r>
      </w:del>
      <w:r>
        <w:rPr>
          <w:rFonts w:ascii="Arial" w:hAnsi="Arial" w:asciiTheme="minorBidi" w:hAnsiTheme="minorBidi"/>
          <w:sz w:val="20"/>
          <w:szCs w:val="20"/>
        </w:rPr>
        <w:t xml:space="preserve">arties deem </w:t>
      </w:r>
      <w:del w:id="239" w:author="Alireza Panahiyan" w:date="2024-10-06T18:05:00Z">
        <w:r>
          <w:rPr>
            <w:rFonts w:ascii="Arial" w:hAnsi="Arial" w:asciiTheme="minorBidi" w:hAnsiTheme="minorBidi"/>
            <w:sz w:val="20"/>
            <w:szCs w:val="20"/>
          </w:rPr>
          <w:delText xml:space="preserve">it </w:delText>
        </w:r>
      </w:del>
      <w:r>
        <w:rPr>
          <w:rFonts w:ascii="Arial" w:hAnsi="Arial" w:asciiTheme="minorBidi" w:hAnsiTheme="minorBidi"/>
          <w:sz w:val="20"/>
          <w:szCs w:val="20"/>
        </w:rPr>
        <w:t xml:space="preserve">fit, helpful or convenient, by </w:t>
      </w:r>
      <w:del w:id="240" w:author="Alireza Panahiyan" w:date="2024-10-06T18:14:00Z">
        <w:r>
          <w:rPr>
            <w:rFonts w:ascii="Arial" w:hAnsi="Arial" w:asciiTheme="minorBidi" w:hAnsiTheme="minorBidi"/>
            <w:sz w:val="20"/>
            <w:szCs w:val="20"/>
          </w:rPr>
          <w:delText xml:space="preserve">common </w:delText>
        </w:r>
      </w:del>
      <w:ins w:id="241" w:author="Alireza Panahiyan" w:date="2024-10-06T18:14:00Z">
        <w:r>
          <w:rPr>
            <w:rFonts w:ascii="Arial" w:hAnsi="Arial" w:asciiTheme="minorBidi" w:hAnsiTheme="minorBidi"/>
            <w:sz w:val="20"/>
            <w:szCs w:val="20"/>
          </w:rPr>
          <w:t xml:space="preserve">mutual </w:t>
        </w:r>
      </w:ins>
      <w:r>
        <w:rPr>
          <w:rFonts w:ascii="Arial" w:hAnsi="Arial" w:asciiTheme="minorBidi" w:hAnsiTheme="minorBidi"/>
          <w:sz w:val="20"/>
          <w:szCs w:val="20"/>
        </w:rPr>
        <w:t xml:space="preserve">decision or </w:t>
      </w:r>
      <w:del w:id="242" w:author="Alireza Panahiyan" w:date="2024-10-06T18:15:00Z">
        <w:r>
          <w:rPr>
            <w:rFonts w:ascii="Arial" w:hAnsi="Arial" w:asciiTheme="minorBidi" w:hAnsiTheme="minorBidi"/>
            <w:sz w:val="20"/>
            <w:szCs w:val="20"/>
          </w:rPr>
          <w:delText>consensus</w:delText>
        </w:r>
      </w:del>
      <w:ins w:id="243" w:author="Alireza Panahiyan" w:date="2024-10-06T18:15:00Z">
        <w:r>
          <w:rPr>
            <w:rFonts w:ascii="Arial" w:hAnsi="Arial" w:asciiTheme="minorBidi" w:hAnsiTheme="minorBidi"/>
            <w:sz w:val="20"/>
            <w:szCs w:val="20"/>
          </w:rPr>
          <w:t>consent</w:t>
        </w:r>
      </w:ins>
      <w:r>
        <w:rPr>
          <w:rFonts w:ascii="Arial" w:hAnsi="Arial" w:asciiTheme="minorBidi" w:hAnsiTheme="minorBidi"/>
          <w:sz w:val="20"/>
          <w:szCs w:val="20"/>
        </w:rPr>
        <w:t>,</w:t>
      </w:r>
      <w:ins w:id="244" w:author="Alireza Panahiyan" w:date="2024-10-06T18:15:00Z">
        <w:r>
          <w:rPr>
            <w:rFonts w:ascii="Arial" w:hAnsi="Arial" w:asciiTheme="minorBidi" w:hAnsiTheme="minorBidi"/>
            <w:sz w:val="20"/>
            <w:szCs w:val="20"/>
          </w:rPr>
          <w:t xml:space="preserve"> they may invite</w:t>
        </w:r>
      </w:ins>
      <w:r>
        <w:rPr>
          <w:rFonts w:ascii="Arial" w:hAnsi="Arial" w:asciiTheme="minorBidi" w:hAnsiTheme="minorBidi"/>
          <w:sz w:val="20"/>
          <w:szCs w:val="20"/>
        </w:rPr>
        <w:t xml:space="preserve"> individuals </w:t>
      </w:r>
      <w:del w:id="245" w:author="Alireza Panahiyan" w:date="2024-10-06T18:16:00Z">
        <w:r>
          <w:rPr>
            <w:rFonts w:ascii="Arial" w:hAnsi="Arial" w:asciiTheme="minorBidi" w:hAnsiTheme="minorBidi"/>
            <w:sz w:val="20"/>
            <w:szCs w:val="20"/>
          </w:rPr>
          <w:delText xml:space="preserve">and </w:delText>
        </w:r>
      </w:del>
      <w:ins w:id="246" w:author="Alireza Panahiyan" w:date="2024-10-06T18:16:00Z">
        <w:r>
          <w:rPr>
            <w:rFonts w:ascii="Arial" w:hAnsi="Arial" w:asciiTheme="minorBidi" w:hAnsiTheme="minorBidi"/>
            <w:sz w:val="20"/>
            <w:szCs w:val="20"/>
          </w:rPr>
          <w:t xml:space="preserve">or </w:t>
        </w:r>
      </w:ins>
      <w:r>
        <w:rPr>
          <w:rFonts w:ascii="Arial" w:hAnsi="Arial" w:asciiTheme="minorBidi" w:hAnsiTheme="minorBidi"/>
          <w:sz w:val="20"/>
          <w:szCs w:val="20"/>
        </w:rPr>
        <w:t xml:space="preserve">entities from </w:t>
      </w:r>
      <w:del w:id="247" w:author="Alireza Panahiyan" w:date="2024-10-06T18:57:00Z">
        <w:r>
          <w:rPr>
            <w:rFonts w:ascii="Arial" w:hAnsi="Arial" w:asciiTheme="minorBidi" w:hAnsiTheme="minorBidi"/>
            <w:sz w:val="20"/>
            <w:szCs w:val="20"/>
          </w:rPr>
          <w:delText xml:space="preserve">the </w:delText>
        </w:r>
      </w:del>
      <w:r>
        <w:rPr>
          <w:rFonts w:ascii="Arial" w:hAnsi="Arial" w:asciiTheme="minorBidi" w:hAnsiTheme="minorBidi"/>
          <w:sz w:val="20"/>
          <w:szCs w:val="20"/>
        </w:rPr>
        <w:t>private, public, academic</w:t>
      </w:r>
      <w:del w:id="248" w:author="Alireza Panahiyan" w:date="2024-10-06T18:15:00Z">
        <w:r>
          <w:rPr>
            <w:rFonts w:ascii="Arial" w:hAnsi="Arial" w:asciiTheme="minorBidi" w:hAnsiTheme="minorBidi"/>
            <w:sz w:val="20"/>
            <w:szCs w:val="20"/>
          </w:rPr>
          <w:delText xml:space="preserve">, research, and </w:delText>
        </w:r>
      </w:del>
      <w:ins w:id="249" w:author="Alireza Panahiyan" w:date="2024-10-06T18:16:00Z">
        <w:r>
          <w:rPr>
            <w:rFonts w:ascii="Arial" w:hAnsi="Arial" w:asciiTheme="minorBidi" w:hAnsiTheme="minorBidi"/>
            <w:sz w:val="20"/>
            <w:szCs w:val="20"/>
          </w:rPr>
          <w:t xml:space="preserve"> or </w:t>
        </w:r>
      </w:ins>
      <w:r>
        <w:rPr>
          <w:rFonts w:ascii="Arial" w:hAnsi="Arial" w:asciiTheme="minorBidi" w:hAnsiTheme="minorBidi"/>
          <w:sz w:val="20"/>
          <w:szCs w:val="20"/>
        </w:rPr>
        <w:t xml:space="preserve">other sectors </w:t>
      </w:r>
      <w:ins w:id="250" w:author="Alireza Panahiyan" w:date="2024-10-06T18:06:00Z">
        <w:r>
          <w:rPr>
            <w:rFonts w:ascii="Arial" w:hAnsi="Arial" w:asciiTheme="minorBidi" w:hAnsiTheme="minorBidi"/>
            <w:sz w:val="20"/>
            <w:szCs w:val="20"/>
          </w:rPr>
          <w:t>(“</w:t>
        </w:r>
      </w:ins>
      <w:ins w:id="251" w:author="Alireza Panahiyan" w:date="2024-10-06T18:06:00Z">
        <w:r>
          <w:rPr>
            <w:rFonts w:ascii="Arial" w:hAnsi="Arial" w:asciiTheme="minorBidi" w:hAnsiTheme="minorBidi"/>
            <w:b/>
            <w:bCs/>
            <w:sz w:val="20"/>
            <w:szCs w:val="20"/>
          </w:rPr>
          <w:t>Invited Party</w:t>
        </w:r>
      </w:ins>
      <w:ins w:id="252" w:author="Alireza Panahiyan" w:date="2024-10-06T18:06:00Z">
        <w:r>
          <w:rPr>
            <w:rFonts w:ascii="Arial" w:hAnsi="Arial" w:asciiTheme="minorBidi" w:hAnsiTheme="minorBidi"/>
            <w:sz w:val="20"/>
            <w:szCs w:val="20"/>
          </w:rPr>
          <w:t xml:space="preserve">”) </w:t>
        </w:r>
      </w:ins>
      <w:del w:id="253" w:author="Alireza Panahiyan" w:date="2024-10-06T18:16:00Z">
        <w:r>
          <w:rPr>
            <w:rFonts w:ascii="Arial" w:hAnsi="Arial" w:asciiTheme="minorBidi" w:hAnsiTheme="minorBidi"/>
            <w:sz w:val="20"/>
            <w:szCs w:val="20"/>
          </w:rPr>
          <w:delText xml:space="preserve">may be invited </w:delText>
        </w:r>
      </w:del>
      <w:r>
        <w:rPr>
          <w:rFonts w:ascii="Arial" w:hAnsi="Arial" w:asciiTheme="minorBidi" w:hAnsiTheme="minorBidi"/>
          <w:sz w:val="20"/>
          <w:szCs w:val="20"/>
        </w:rPr>
        <w:t>to support</w:t>
      </w:r>
      <w:ins w:id="254" w:author="Alireza Panahiyan" w:date="2024-10-06T18:16:00Z">
        <w:r>
          <w:rPr>
            <w:rFonts w:ascii="Arial" w:hAnsi="Arial" w:asciiTheme="minorBidi" w:hAnsiTheme="minorBidi"/>
            <w:sz w:val="20"/>
            <w:szCs w:val="20"/>
          </w:rPr>
          <w:t xml:space="preserve"> and contribute to</w:t>
        </w:r>
      </w:ins>
      <w:r>
        <w:rPr>
          <w:rFonts w:ascii="Arial" w:hAnsi="Arial" w:asciiTheme="minorBidi" w:hAnsiTheme="minorBidi"/>
          <w:sz w:val="20"/>
          <w:szCs w:val="20"/>
        </w:rPr>
        <w:t xml:space="preserve"> the </w:t>
      </w:r>
      <w:del w:id="255" w:author="Alireza Panahiyan" w:date="2024-10-06T18:16:00Z">
        <w:r>
          <w:rPr>
            <w:rFonts w:ascii="Arial" w:hAnsi="Arial" w:asciiTheme="minorBidi" w:hAnsiTheme="minorBidi"/>
            <w:sz w:val="20"/>
            <w:szCs w:val="20"/>
          </w:rPr>
          <w:delText xml:space="preserve">cooperative activities </w:delText>
        </w:r>
      </w:del>
      <w:ins w:id="256" w:author="Alireza Panahiyan" w:date="2024-10-06T18:16:00Z">
        <w:r>
          <w:rPr>
            <w:rFonts w:ascii="Arial" w:hAnsi="Arial" w:asciiTheme="minorBidi" w:hAnsiTheme="minorBidi"/>
            <w:sz w:val="20"/>
            <w:szCs w:val="20"/>
          </w:rPr>
          <w:t xml:space="preserve">objectives </w:t>
        </w:r>
      </w:ins>
      <w:r>
        <w:rPr>
          <w:rFonts w:ascii="Arial" w:hAnsi="Arial" w:asciiTheme="minorBidi" w:hAnsiTheme="minorBidi"/>
          <w:sz w:val="20"/>
          <w:szCs w:val="20"/>
        </w:rPr>
        <w:t xml:space="preserve">described herein, provided that </w:t>
      </w:r>
      <w:del w:id="257" w:author="Alireza Panahiyan" w:date="2024-10-06T18:17:00Z">
        <w:r>
          <w:rPr>
            <w:rFonts w:ascii="Arial" w:hAnsi="Arial" w:asciiTheme="minorBidi" w:hAnsiTheme="minorBidi"/>
            <w:sz w:val="20"/>
            <w:szCs w:val="20"/>
          </w:rPr>
          <w:delText xml:space="preserve">they </w:delText>
        </w:r>
      </w:del>
      <w:ins w:id="258" w:author="Alireza Panahiyan" w:date="2024-10-06T18:17:00Z">
        <w:r>
          <w:rPr>
            <w:rFonts w:ascii="Arial" w:hAnsi="Arial" w:asciiTheme="minorBidi" w:hAnsiTheme="minorBidi"/>
            <w:sz w:val="20"/>
            <w:szCs w:val="20"/>
          </w:rPr>
          <w:t xml:space="preserve">the Invited Party </w:t>
        </w:r>
      </w:ins>
      <w:r>
        <w:rPr>
          <w:rFonts w:ascii="Arial" w:hAnsi="Arial" w:asciiTheme="minorBidi" w:hAnsiTheme="minorBidi"/>
          <w:sz w:val="20"/>
          <w:szCs w:val="20"/>
        </w:rPr>
        <w:t xml:space="preserve">can directly and meaningfully contribute to the achievement of the objectives of this </w:t>
      </w:r>
      <w:del w:id="259" w:author="Alireza Panahiyan" w:date="2024-10-06T19:41:00Z">
        <w:r>
          <w:rPr>
            <w:rFonts w:ascii="Arial" w:hAnsi="Arial" w:asciiTheme="minorBidi" w:hAnsiTheme="minorBidi"/>
            <w:sz w:val="20"/>
            <w:szCs w:val="20"/>
          </w:rPr>
          <w:delText>MOU</w:delText>
        </w:r>
      </w:del>
      <w:ins w:id="260" w:author="Alireza Panahiyan" w:date="2024-10-06T19:43:00Z">
        <w:r>
          <w:rPr>
            <w:rFonts w:ascii="Arial" w:hAnsi="Arial" w:asciiTheme="minorBidi" w:hAnsiTheme="minorBidi"/>
            <w:sz w:val="20"/>
            <w:szCs w:val="20"/>
          </w:rPr>
          <w:t>Agreement</w:t>
        </w:r>
      </w:ins>
      <w:r>
        <w:rPr>
          <w:rFonts w:ascii="Arial" w:hAnsi="Arial" w:asciiTheme="minorBidi" w:hAnsiTheme="minorBidi"/>
          <w:sz w:val="20"/>
          <w:szCs w:val="20"/>
        </w:rPr>
        <w:t>.</w:t>
      </w:r>
    </w:p>
    <w:p>
      <w:pPr>
        <w:pStyle w:val="PlainText"/>
        <w:numPr>
          <w:ilvl w:val="0"/>
          <w:numId w:val="2"/>
        </w:numPr>
        <w:spacing w:lineRule="auto" w:line="360"/>
        <w:jc w:val="both"/>
        <w:rPr>
          <w:rFonts w:ascii="Arial" w:hAnsi="Arial" w:asciiTheme="minorBidi" w:hAnsiTheme="minorBidi"/>
          <w:sz w:val="20"/>
          <w:szCs w:val="20"/>
          <w:ins w:id="275" w:author="Alireza Panahiyan" w:date="2024-10-06T18:59:00Z"/>
        </w:rPr>
      </w:pPr>
      <w:ins w:id="262" w:author="Alireza Panahiyan" w:date="2024-10-06T18:06:00Z">
        <w:r>
          <w:rPr>
            <w:rFonts w:ascii="Arial" w:hAnsi="Arial" w:asciiTheme="minorBidi" w:hAnsiTheme="minorBidi"/>
            <w:sz w:val="20"/>
            <w:szCs w:val="20"/>
          </w:rPr>
          <w:t xml:space="preserve">The Invited Party shall </w:t>
        </w:r>
      </w:ins>
      <w:ins w:id="263" w:author="Alireza Panahiyan" w:date="2024-10-06T18:19:00Z">
        <w:r>
          <w:rPr>
            <w:rFonts w:ascii="Arial" w:hAnsi="Arial" w:asciiTheme="minorBidi" w:hAnsiTheme="minorBidi"/>
            <w:sz w:val="20"/>
            <w:szCs w:val="20"/>
          </w:rPr>
          <w:t>consent</w:t>
        </w:r>
      </w:ins>
      <w:ins w:id="264" w:author="Alireza Panahiyan" w:date="2024-10-06T18:17:00Z">
        <w:r>
          <w:rPr>
            <w:rFonts w:ascii="Arial" w:hAnsi="Arial" w:asciiTheme="minorBidi" w:hAnsiTheme="minorBidi"/>
            <w:sz w:val="20"/>
            <w:szCs w:val="20"/>
          </w:rPr>
          <w:t xml:space="preserve"> in writing</w:t>
        </w:r>
      </w:ins>
      <w:ins w:id="265" w:author="Alireza Panahiyan" w:date="2024-10-06T18:07:00Z">
        <w:r>
          <w:rPr>
            <w:rFonts w:ascii="Arial" w:hAnsi="Arial" w:asciiTheme="minorBidi" w:hAnsiTheme="minorBidi"/>
            <w:sz w:val="20"/>
            <w:szCs w:val="20"/>
          </w:rPr>
          <w:t xml:space="preserve"> to </w:t>
        </w:r>
      </w:ins>
      <w:ins w:id="266" w:author="Alireza Panahiyan" w:date="2024-10-06T18:19:00Z">
        <w:r>
          <w:rPr>
            <w:rFonts w:ascii="Arial" w:hAnsi="Arial" w:asciiTheme="minorBidi" w:hAnsiTheme="minorBidi"/>
            <w:sz w:val="20"/>
            <w:szCs w:val="20"/>
          </w:rPr>
          <w:t>comply with</w:t>
        </w:r>
      </w:ins>
      <w:ins w:id="267" w:author="Alireza Panahiyan" w:date="2024-10-06T18:59:00Z">
        <w:r>
          <w:rPr>
            <w:rFonts w:ascii="Arial" w:hAnsi="Arial" w:asciiTheme="minorBidi" w:hAnsiTheme="minorBidi"/>
            <w:sz w:val="20"/>
            <w:szCs w:val="20"/>
          </w:rPr>
          <w:t xml:space="preserve"> the </w:t>
        </w:r>
      </w:ins>
      <w:ins w:id="268" w:author="Alireza Panahiyan" w:date="2024-10-06T18:07:00Z">
        <w:r>
          <w:rPr>
            <w:rFonts w:ascii="Arial" w:hAnsi="Arial" w:asciiTheme="minorBidi" w:hAnsiTheme="minorBidi"/>
            <w:sz w:val="20"/>
            <w:szCs w:val="20"/>
          </w:rPr>
          <w:t xml:space="preserve">content of this </w:t>
        </w:r>
      </w:ins>
      <w:ins w:id="269" w:author="Alireza Panahiyan" w:date="2024-10-06T19:44:00Z">
        <w:r>
          <w:rPr>
            <w:rFonts w:ascii="Arial" w:hAnsi="Arial" w:asciiTheme="minorBidi" w:hAnsiTheme="minorBidi"/>
            <w:sz w:val="20"/>
            <w:szCs w:val="20"/>
          </w:rPr>
          <w:t>Agreement</w:t>
        </w:r>
      </w:ins>
      <w:ins w:id="270" w:author="Alireza Panahiyan" w:date="2024-10-06T18:19:00Z">
        <w:r>
          <w:rPr>
            <w:rFonts w:ascii="Arial" w:hAnsi="Arial" w:asciiTheme="minorBidi" w:hAnsiTheme="minorBidi"/>
            <w:sz w:val="20"/>
            <w:szCs w:val="20"/>
          </w:rPr>
          <w:t xml:space="preserve"> and be bound by the </w:t>
        </w:r>
      </w:ins>
      <w:ins w:id="271" w:author="Alireza Panahiyan" w:date="2024-10-06T19:05:00Z">
        <w:r>
          <w:rPr>
            <w:rFonts w:ascii="Arial" w:hAnsi="Arial" w:asciiTheme="minorBidi" w:hAnsiTheme="minorBidi"/>
            <w:sz w:val="20"/>
            <w:szCs w:val="20"/>
          </w:rPr>
          <w:t>commitments and undertakings</w:t>
        </w:r>
      </w:ins>
      <w:ins w:id="272" w:author="Alireza Panahiyan" w:date="2024-10-06T18:20:00Z">
        <w:r>
          <w:rPr>
            <w:rFonts w:ascii="Arial" w:hAnsi="Arial" w:asciiTheme="minorBidi" w:hAnsiTheme="minorBidi"/>
            <w:sz w:val="20"/>
            <w:szCs w:val="20"/>
          </w:rPr>
          <w:t xml:space="preserve"> provided herein</w:t>
        </w:r>
      </w:ins>
      <w:ins w:id="273" w:author="Alireza Panahiyan" w:date="2024-10-06T19:05:00Z">
        <w:r>
          <w:rPr>
            <w:rFonts w:ascii="Arial" w:hAnsi="Arial" w:asciiTheme="minorBidi" w:hAnsiTheme="minorBidi"/>
            <w:sz w:val="20"/>
            <w:szCs w:val="20"/>
          </w:rPr>
          <w:t xml:space="preserve"> (excluding any rights, benefits or interest considered)</w:t>
        </w:r>
      </w:ins>
      <w:ins w:id="274" w:author="Alireza Panahiyan" w:date="2024-10-06T18:07:00Z">
        <w:r>
          <w:rPr>
            <w:rFonts w:ascii="Arial" w:hAnsi="Arial" w:asciiTheme="minorBidi" w:hAnsiTheme="minorBidi"/>
            <w:sz w:val="20"/>
            <w:szCs w:val="20"/>
          </w:rPr>
          <w:t xml:space="preserve">. </w:t>
        </w:r>
      </w:ins>
    </w:p>
    <w:p>
      <w:pPr>
        <w:pStyle w:val="PlainText"/>
        <w:numPr>
          <w:ilvl w:val="0"/>
          <w:numId w:val="2"/>
        </w:numPr>
        <w:spacing w:lineRule="auto" w:line="360"/>
        <w:jc w:val="both"/>
        <w:pPrChange w:id="0" w:author="Alireza Panahiyan" w:date="2024-10-06T18:59:00Z">
          <w:pPr>
            <w:pStyle w:val="PlainText"/>
            <w:jc w:val="both"/>
            <w:spacing w:lineRule="auto" w:line="360"/>
          </w:pPr>
        </w:pPrChange>
        <w:rPr>
          <w:rFonts w:ascii="Arial" w:hAnsi="Arial" w:asciiTheme="minorBidi" w:hAnsiTheme="minorBidi"/>
          <w:sz w:val="20"/>
          <w:szCs w:val="20"/>
        </w:rPr>
      </w:pPr>
      <w:r>
        <w:rPr>
          <w:rFonts w:ascii="Arial" w:hAnsi="Arial" w:asciiTheme="minorBidi" w:hAnsiTheme="minorBidi"/>
          <w:sz w:val="20"/>
          <w:szCs w:val="20"/>
        </w:rPr>
        <w:t>The Invited Party</w:t>
      </w:r>
      <w:ins w:id="276" w:author="Alireza Panahiyan" w:date="2024-10-06T18:21:00Z">
        <w:r>
          <w:rPr>
            <w:rFonts w:ascii="Arial" w:hAnsi="Arial" w:asciiTheme="minorBidi" w:hAnsiTheme="minorBidi"/>
            <w:sz w:val="20"/>
            <w:szCs w:val="20"/>
          </w:rPr>
          <w:t xml:space="preserve"> </w:t>
        </w:r>
      </w:ins>
      <w:ins w:id="277" w:author="Alireza Panahiyan" w:date="2024-10-06T18:07:00Z">
        <w:r>
          <w:rPr>
            <w:rFonts w:ascii="Arial" w:hAnsi="Arial" w:asciiTheme="minorBidi" w:hAnsiTheme="minorBidi"/>
            <w:sz w:val="20"/>
            <w:szCs w:val="20"/>
          </w:rPr>
          <w:t>shall not</w:t>
        </w:r>
      </w:ins>
      <w:ins w:id="278" w:author="Alireza Panahiyan" w:date="2024-10-06T18:12:00Z">
        <w:r>
          <w:rPr>
            <w:rFonts w:ascii="Arial" w:hAnsi="Arial" w:asciiTheme="minorBidi" w:hAnsiTheme="minorBidi"/>
            <w:sz w:val="20"/>
            <w:szCs w:val="20"/>
          </w:rPr>
          <w:t xml:space="preserve"> be a party to this </w:t>
        </w:r>
      </w:ins>
      <w:ins w:id="279" w:author="Alireza Panahiyan" w:date="2024-10-06T19:44:00Z">
        <w:r>
          <w:rPr>
            <w:rFonts w:ascii="Arial" w:hAnsi="Arial" w:asciiTheme="minorBidi" w:hAnsiTheme="minorBidi"/>
            <w:sz w:val="20"/>
            <w:szCs w:val="20"/>
          </w:rPr>
          <w:t>Agreement</w:t>
        </w:r>
      </w:ins>
      <w:ins w:id="280" w:author="Alireza Panahiyan" w:date="2024-10-06T18:12:00Z">
        <w:r>
          <w:rPr>
            <w:rFonts w:ascii="Arial" w:hAnsi="Arial" w:asciiTheme="minorBidi" w:hAnsiTheme="minorBidi"/>
            <w:sz w:val="20"/>
            <w:szCs w:val="20"/>
          </w:rPr>
          <w:t xml:space="preserve"> or</w:t>
        </w:r>
      </w:ins>
      <w:ins w:id="281" w:author="Alireza Panahiyan" w:date="2024-10-06T18:07:00Z">
        <w:r>
          <w:rPr>
            <w:rFonts w:ascii="Arial" w:hAnsi="Arial" w:asciiTheme="minorBidi" w:hAnsiTheme="minorBidi"/>
            <w:sz w:val="20"/>
            <w:szCs w:val="20"/>
          </w:rPr>
          <w:t xml:space="preserve"> have any authority o</w:t>
        </w:r>
      </w:ins>
      <w:ins w:id="282" w:author="Alireza Panahiyan" w:date="2024-10-06T18:12:00Z">
        <w:r>
          <w:rPr>
            <w:rFonts w:ascii="Arial" w:hAnsi="Arial" w:asciiTheme="minorBidi" w:hAnsiTheme="minorBidi"/>
            <w:sz w:val="20"/>
            <w:szCs w:val="20"/>
          </w:rPr>
          <w:t xml:space="preserve">ver the </w:t>
        </w:r>
      </w:ins>
      <w:ins w:id="283" w:author="Alireza Panahiyan" w:date="2024-10-06T18:59:00Z">
        <w:r>
          <w:rPr>
            <w:rFonts w:ascii="Arial" w:hAnsi="Arial" w:asciiTheme="minorBidi" w:hAnsiTheme="minorBidi"/>
            <w:sz w:val="20"/>
            <w:szCs w:val="20"/>
          </w:rPr>
          <w:t>Scope of Objectives</w:t>
        </w:r>
      </w:ins>
      <w:ins w:id="284" w:author="Alireza Panahiyan" w:date="2024-10-06T18:17:00Z">
        <w:r>
          <w:rPr>
            <w:rFonts w:ascii="Arial" w:hAnsi="Arial" w:asciiTheme="minorBidi" w:hAnsiTheme="minorBidi"/>
            <w:sz w:val="20"/>
            <w:szCs w:val="20"/>
          </w:rPr>
          <w:t xml:space="preserve"> or decisions made</w:t>
        </w:r>
      </w:ins>
      <w:ins w:id="285" w:author="Alireza Panahiyan" w:date="2024-10-06T18:20:00Z">
        <w:r>
          <w:rPr>
            <w:rFonts w:ascii="Arial" w:hAnsi="Arial" w:asciiTheme="minorBidi" w:hAnsiTheme="minorBidi"/>
            <w:sz w:val="20"/>
            <w:szCs w:val="20"/>
          </w:rPr>
          <w:t xml:space="preserve"> for this purpose</w:t>
        </w:r>
      </w:ins>
      <w:ins w:id="286" w:author="Alireza Panahiyan" w:date="2024-10-06T18:13:00Z">
        <w:r>
          <w:rPr>
            <w:rFonts w:ascii="Arial" w:hAnsi="Arial" w:asciiTheme="minorBidi" w:hAnsiTheme="minorBidi"/>
            <w:sz w:val="20"/>
            <w:szCs w:val="20"/>
          </w:rPr>
          <w:t>.</w:t>
        </w:r>
      </w:ins>
      <w:ins w:id="287" w:author="Alireza Panahiyan" w:date="2024-10-06T18:07:00Z">
        <w:r>
          <w:rPr>
            <w:rFonts w:ascii="Arial" w:hAnsi="Arial" w:asciiTheme="minorBidi" w:hAnsiTheme="minorBidi"/>
            <w:sz w:val="20"/>
            <w:szCs w:val="20"/>
          </w:rPr>
          <w:t xml:space="preserve"> </w:t>
        </w:r>
      </w:ins>
    </w:p>
    <w:p>
      <w:pPr>
        <w:pStyle w:val="PlainText"/>
        <w:numPr>
          <w:ilvl w:val="0"/>
          <w:numId w:val="3"/>
        </w:numPr>
        <w:spacing w:lineRule="auto" w:line="360"/>
        <w:jc w:val="both"/>
        <w:pPrChange w:id="0" w:author="Alireza Panahiyan" w:date="2024-10-06T19:03:00Z">
          <w:pPr>
            <w:pStyle w:val="PlainText"/>
            <w:jc w:val="both"/>
            <w:spacing w:lineRule="auto" w:line="360"/>
          </w:pPr>
        </w:pPrChange>
        <w:rPr>
          <w:rFonts w:ascii="Arial" w:hAnsi="Arial" w:asciiTheme="minorBidi" w:hAnsiTheme="minorBidi"/>
          <w:b/>
          <w:b/>
          <w:bCs/>
          <w:sz w:val="20"/>
          <w:szCs w:val="20"/>
        </w:rPr>
      </w:pPr>
      <w:r>
        <w:rPr>
          <w:rFonts w:ascii="Arial" w:hAnsi="Arial" w:asciiTheme="minorBidi" w:hAnsiTheme="minorBidi"/>
          <w:b/>
          <w:bCs/>
          <w:sz w:val="20"/>
          <w:szCs w:val="20"/>
        </w:rPr>
        <w:t xml:space="preserve">8. </w:t>
      </w:r>
      <w:ins w:id="288" w:author="Alireza Panahiyan" w:date="2024-10-06T19:02:00Z">
        <w:r>
          <w:rPr>
            <w:rFonts w:ascii="Arial" w:hAnsi="Arial" w:asciiTheme="minorBidi" w:hAnsiTheme="minorBidi"/>
            <w:b/>
            <w:bCs/>
            <w:sz w:val="20"/>
            <w:szCs w:val="20"/>
          </w:rPr>
          <w:t>Intellectual Property</w:t>
        </w:r>
      </w:ins>
      <w:del w:id="289" w:author="Alireza Panahiyan" w:date="2024-10-06T19:02:00Z">
        <w:r>
          <w:rPr>
            <w:rFonts w:ascii="Arial" w:hAnsi="Arial" w:asciiTheme="minorBidi" w:hAnsiTheme="minorBidi"/>
            <w:b/>
            <w:bCs/>
            <w:sz w:val="20"/>
            <w:szCs w:val="20"/>
          </w:rPr>
          <w:delText>**Intellectual Property / Publishing Rights.**</w:delText>
        </w:r>
      </w:del>
    </w:p>
    <w:p>
      <w:pPr>
        <w:pStyle w:val="PlainText"/>
        <w:numPr>
          <w:ilvl w:val="0"/>
          <w:numId w:val="4"/>
        </w:numPr>
        <w:spacing w:lineRule="auto" w:line="360"/>
        <w:jc w:val="both"/>
        <w:rPr>
          <w:rFonts w:ascii="Arial" w:hAnsi="Arial" w:asciiTheme="minorBidi" w:hAnsiTheme="minorBidi"/>
          <w:sz w:val="20"/>
          <w:szCs w:val="20"/>
        </w:rPr>
      </w:pPr>
      <w:ins w:id="290" w:author="Alireza Panahiyan" w:date="2024-10-06T19:17:00Z">
        <w:r>
          <w:rPr>
            <w:rFonts w:ascii="Arial" w:hAnsi="Arial" w:asciiTheme="minorBidi" w:hAnsiTheme="minorBidi"/>
            <w:sz w:val="20"/>
            <w:szCs w:val="20"/>
          </w:rPr>
          <w:t xml:space="preserve">By contributing to the Project or contributing to fulfill the content of this </w:t>
        </w:r>
      </w:ins>
      <w:ins w:id="291" w:author="Alireza Panahiyan" w:date="2024-10-06T19:44:00Z">
        <w:r>
          <w:rPr>
            <w:rFonts w:ascii="Arial" w:hAnsi="Arial" w:asciiTheme="minorBidi" w:hAnsiTheme="minorBidi"/>
            <w:sz w:val="20"/>
            <w:szCs w:val="20"/>
          </w:rPr>
          <w:t>Agreement</w:t>
        </w:r>
      </w:ins>
      <w:ins w:id="292" w:author="Alireza Panahiyan" w:date="2024-10-06T19:17:00Z">
        <w:r>
          <w:rPr>
            <w:rFonts w:ascii="Arial" w:hAnsi="Arial" w:asciiTheme="minorBidi" w:hAnsiTheme="minorBidi"/>
            <w:sz w:val="20"/>
            <w:szCs w:val="20"/>
          </w:rPr>
          <w:t xml:space="preserve">, each Party grants to the public a perpetual, irrevocable, non-exclusive, worldwide, royalty-free license to use, modify, distribute, and sublicense their contributions </w:t>
        </w:r>
      </w:ins>
      <w:ins w:id="293" w:author="Alireza Panahiyan" w:date="2024-10-06T19:04:00Z">
        <w:r>
          <w:rPr>
            <w:rFonts w:ascii="Arial" w:hAnsi="Arial" w:asciiTheme="minorBidi" w:hAnsiTheme="minorBidi"/>
            <w:sz w:val="20"/>
            <w:szCs w:val="20"/>
          </w:rPr>
          <w:t>including but not limited to source code</w:t>
        </w:r>
      </w:ins>
      <w:ins w:id="294" w:author="Alireza Panahiyan" w:date="2024-10-06T19:07:00Z">
        <w:r>
          <w:rPr>
            <w:rFonts w:ascii="Arial" w:hAnsi="Arial" w:asciiTheme="minorBidi" w:hAnsiTheme="minorBidi"/>
            <w:sz w:val="20"/>
            <w:szCs w:val="20"/>
          </w:rPr>
          <w:t>s</w:t>
        </w:r>
      </w:ins>
      <w:ins w:id="295" w:author="Alireza Panahiyan" w:date="2024-10-06T19:04:00Z">
        <w:r>
          <w:rPr>
            <w:rFonts w:ascii="Arial" w:hAnsi="Arial" w:asciiTheme="minorBidi" w:hAnsiTheme="minorBidi"/>
            <w:sz w:val="20"/>
            <w:szCs w:val="20"/>
          </w:rPr>
          <w:t>, documentation,</w:t>
        </w:r>
      </w:ins>
      <w:ins w:id="296" w:author="Alireza Panahiyan" w:date="2024-10-06T19:07:00Z">
        <w:r>
          <w:rPr>
            <w:rFonts w:ascii="Arial" w:hAnsi="Arial" w:asciiTheme="minorBidi" w:hAnsiTheme="minorBidi"/>
            <w:sz w:val="20"/>
            <w:szCs w:val="20"/>
          </w:rPr>
          <w:t xml:space="preserve"> reports, analysis,</w:t>
        </w:r>
      </w:ins>
      <w:ins w:id="297" w:author="Alireza Panahiyan" w:date="2024-10-06T19:04:00Z">
        <w:r>
          <w:rPr>
            <w:rFonts w:ascii="Arial" w:hAnsi="Arial" w:asciiTheme="minorBidi" w:hAnsiTheme="minorBidi"/>
            <w:sz w:val="20"/>
            <w:szCs w:val="20"/>
          </w:rPr>
          <w:t xml:space="preserve"> designs, and other intellectual propert</w:t>
        </w:r>
      </w:ins>
      <w:ins w:id="298" w:author="Alireza Panahiyan" w:date="2024-10-06T19:18:00Z">
        <w:r>
          <w:rPr>
            <w:rFonts w:ascii="Arial" w:hAnsi="Arial" w:asciiTheme="minorBidi" w:hAnsiTheme="minorBidi"/>
            <w:sz w:val="20"/>
            <w:szCs w:val="20"/>
          </w:rPr>
          <w:t>ies, etc.</w:t>
        </w:r>
      </w:ins>
      <w:ins w:id="299" w:author="Alireza Panahiyan" w:date="2024-10-06T19:12:00Z">
        <w:r>
          <w:rPr>
            <w:rFonts w:ascii="Arial" w:hAnsi="Arial" w:asciiTheme="minorBidi" w:hAnsiTheme="minorBidi"/>
            <w:sz w:val="20"/>
            <w:szCs w:val="20"/>
          </w:rPr>
          <w:t xml:space="preserve"> (“</w:t>
        </w:r>
      </w:ins>
      <w:ins w:id="300" w:author="Alireza Panahiyan" w:date="2024-10-06T19:12:00Z">
        <w:r>
          <w:rPr>
            <w:rFonts w:ascii="Arial" w:hAnsi="Arial" w:asciiTheme="minorBidi" w:hAnsiTheme="minorBidi"/>
            <w:b/>
            <w:bCs/>
            <w:sz w:val="20"/>
            <w:szCs w:val="20"/>
          </w:rPr>
          <w:t>IP</w:t>
        </w:r>
      </w:ins>
      <w:ins w:id="301" w:author="Alireza Panahiyan" w:date="2024-10-06T19:12:00Z">
        <w:r>
          <w:rPr>
            <w:rFonts w:ascii="Arial" w:hAnsi="Arial" w:asciiTheme="minorBidi" w:hAnsiTheme="minorBidi"/>
            <w:sz w:val="20"/>
            <w:szCs w:val="20"/>
          </w:rPr>
          <w:t>”)</w:t>
        </w:r>
      </w:ins>
      <w:ins w:id="302" w:author="Alireza Panahiyan" w:date="2024-10-06T19:04:00Z">
        <w:r>
          <w:rPr>
            <w:rFonts w:ascii="Arial" w:hAnsi="Arial" w:asciiTheme="minorBidi" w:hAnsiTheme="minorBidi"/>
            <w:sz w:val="20"/>
            <w:szCs w:val="20"/>
          </w:rPr>
          <w:t xml:space="preserve"> under the </w:t>
        </w:r>
      </w:ins>
      <w:ins w:id="303" w:author="Alireza Panahiyan" w:date="2024-10-06T19:07:00Z">
        <w:r>
          <w:rPr>
            <w:rFonts w:ascii="Arial" w:hAnsi="Arial" w:asciiTheme="minorBidi" w:hAnsiTheme="minorBidi"/>
            <w:sz w:val="20"/>
            <w:szCs w:val="20"/>
          </w:rPr>
          <w:t xml:space="preserve">applicable laws and regulations </w:t>
        </w:r>
      </w:ins>
      <w:ins w:id="304" w:author="Alireza Panahiyan" w:date="2024-10-06T19:04:00Z">
        <w:r>
          <w:rPr>
            <w:rFonts w:ascii="Arial" w:hAnsi="Arial" w:asciiTheme="minorBidi" w:hAnsiTheme="minorBidi"/>
            <w:sz w:val="20"/>
            <w:szCs w:val="20"/>
          </w:rPr>
          <w:t>(the "</w:t>
        </w:r>
      </w:ins>
      <w:ins w:id="305" w:author="Alireza Panahiyan" w:date="2024-10-06T19:04:00Z">
        <w:r>
          <w:rPr>
            <w:rFonts w:ascii="Arial" w:hAnsi="Arial" w:asciiTheme="minorBidi" w:hAnsiTheme="minorBidi"/>
            <w:b/>
            <w:bCs/>
            <w:sz w:val="20"/>
            <w:szCs w:val="20"/>
          </w:rPr>
          <w:t>License</w:t>
        </w:r>
      </w:ins>
      <w:ins w:id="306" w:author="Alireza Panahiyan" w:date="2024-10-06T19:04:00Z">
        <w:r>
          <w:rPr>
            <w:rFonts w:ascii="Arial" w:hAnsi="Arial" w:asciiTheme="minorBidi" w:hAnsiTheme="minorBidi"/>
            <w:sz w:val="20"/>
            <w:szCs w:val="20"/>
          </w:rPr>
          <w:t>")</w:t>
        </w:r>
      </w:ins>
      <w:del w:id="307" w:author="Alireza Panahiyan" w:date="2024-10-06T19:03:00Z">
        <w:r>
          <w:rPr>
            <w:rFonts w:ascii="Arial" w:hAnsi="Arial" w:asciiTheme="minorBidi" w:hAnsiTheme="minorBidi"/>
            <w:sz w:val="20"/>
            <w:szCs w:val="20"/>
          </w:rPr>
          <w:delText xml:space="preserve">   All intellectual property rights in all material (including but not limited to reports, data, designs whether or not electronically stored) produced by the </w:delText>
        </w:r>
      </w:del>
      <w:del w:id="308" w:author="Alireza Panahiyan" w:date="2024-10-06T18:21:00Z">
        <w:r>
          <w:rPr>
            <w:rFonts w:ascii="Arial" w:hAnsi="Arial" w:asciiTheme="minorBidi" w:hAnsiTheme="minorBidi"/>
            <w:sz w:val="20"/>
            <w:szCs w:val="20"/>
          </w:rPr>
          <w:delText>p</w:delText>
        </w:r>
      </w:del>
      <w:del w:id="309" w:author="Alireza Panahiyan" w:date="2024-10-06T19:03:00Z">
        <w:r>
          <w:rPr>
            <w:rFonts w:ascii="Arial" w:hAnsi="Arial" w:asciiTheme="minorBidi" w:hAnsiTheme="minorBidi"/>
            <w:sz w:val="20"/>
            <w:szCs w:val="20"/>
          </w:rPr>
          <w:delText>arties pursuant to the performance of the services shall be the property of the respective party in the memorandum generating them unless otherwise agreed expressly in writing, and communicated to the parties in the memorandum.&lt;br&gt;In accordance to the overall licensing policy of the project, the parties shall license all the said material under the MIT or CC BY 4.0 license.</w:delText>
        </w:r>
      </w:del>
      <w:r>
        <w:rPr>
          <w:rFonts w:ascii="Arial" w:hAnsi="Arial" w:asciiTheme="minorBidi" w:hAnsiTheme="minorBidi"/>
          <w:sz w:val="20"/>
          <w:szCs w:val="20"/>
        </w:rPr>
        <w:t>.</w:t>
      </w:r>
    </w:p>
    <w:p>
      <w:pPr>
        <w:pStyle w:val="PlainText"/>
        <w:numPr>
          <w:ilvl w:val="0"/>
          <w:numId w:val="4"/>
        </w:numPr>
        <w:spacing w:lineRule="auto" w:line="360"/>
        <w:jc w:val="both"/>
        <w:rPr>
          <w:rFonts w:ascii="Arial" w:hAnsi="Arial" w:asciiTheme="minorBidi" w:hAnsiTheme="minorBidi"/>
          <w:sz w:val="20"/>
          <w:szCs w:val="20"/>
          <w:del w:id="311" w:author="Alireza Panahiyan" w:date="2024-10-06T19:19:00Z"/>
        </w:rPr>
      </w:pPr>
      <w:del w:id="310" w:author="Alireza Panahiyan" w:date="2024-10-06T19:10:00Z">
        <w:r>
          <w:rPr>
            <w:rFonts w:ascii="Arial" w:hAnsi="Arial" w:asciiTheme="minorBidi" w:hAnsiTheme="minorBidi"/>
            <w:sz w:val="20"/>
            <w:szCs w:val="20"/>
          </w:rPr>
          <w:delText xml:space="preserve">Hhgjkf </w:delText>
        </w:r>
      </w:del>
    </w:p>
    <w:p>
      <w:pPr>
        <w:pStyle w:val="PlainText"/>
        <w:numPr>
          <w:ilvl w:val="0"/>
          <w:numId w:val="4"/>
        </w:numPr>
        <w:spacing w:lineRule="auto" w:line="360"/>
        <w:jc w:val="both"/>
        <w:rPr>
          <w:rFonts w:ascii="Arial" w:hAnsi="Arial" w:asciiTheme="minorBidi" w:hAnsiTheme="minorBidi"/>
          <w:sz w:val="20"/>
          <w:szCs w:val="20"/>
        </w:rPr>
      </w:pPr>
      <w:del w:id="312" w:author="Alireza Panahiyan" w:date="2024-10-06T19:13:00Z">
        <w:r>
          <w:rPr>
            <w:rFonts w:ascii="Arial" w:hAnsi="Arial" w:asciiTheme="minorBidi" w:hAnsiTheme="minorBidi"/>
            <w:sz w:val="20"/>
            <w:szCs w:val="20"/>
          </w:rPr>
          <w:delText>Lgjgjg</w:delText>
        </w:r>
      </w:del>
      <w:ins w:id="313" w:author="Alireza Panahiyan" w:date="2024-10-06T19:13:00Z">
        <w:r>
          <w:rPr>
            <w:rFonts w:ascii="Arial" w:hAnsi="Arial" w:asciiTheme="minorBidi" w:hAnsiTheme="minorBidi"/>
            <w:sz w:val="20"/>
            <w:szCs w:val="20"/>
          </w:rPr>
          <w:t>Neither Party shall retain any exclusive intellectual property rights to the IP or its components. The IP shall be available for use by anyone.</w:t>
        </w:r>
      </w:ins>
    </w:p>
    <w:p>
      <w:pPr>
        <w:pStyle w:val="PlainText"/>
        <w:numPr>
          <w:ilvl w:val="0"/>
          <w:numId w:val="4"/>
        </w:numPr>
        <w:spacing w:lineRule="auto" w:line="360"/>
        <w:jc w:val="both"/>
        <w:rPr>
          <w:rFonts w:ascii="Arial" w:hAnsi="Arial" w:asciiTheme="minorBidi" w:hAnsiTheme="minorBidi"/>
          <w:sz w:val="20"/>
          <w:szCs w:val="20"/>
        </w:rPr>
      </w:pPr>
      <w:ins w:id="314" w:author="Alireza Panahiyan" w:date="2024-10-06T19:15:00Z">
        <w:r>
          <w:rPr>
            <w:rFonts w:ascii="Arial" w:hAnsi="Arial" w:asciiTheme="minorBidi" w:hAnsiTheme="minorBidi"/>
            <w:sz w:val="20"/>
            <w:szCs w:val="20"/>
          </w:rPr>
          <w:t>Any trademarks, logos, or brand names associated with the Software shall remain the property of the respective Party who created them, unless otherwise agreed in writing.</w:t>
        </w:r>
      </w:ins>
    </w:p>
    <w:p>
      <w:pPr>
        <w:pStyle w:val="PlainText"/>
        <w:numPr>
          <w:ilvl w:val="0"/>
          <w:numId w:val="4"/>
        </w:numPr>
        <w:spacing w:lineRule="auto" w:line="360"/>
        <w:jc w:val="both"/>
        <w:rPr>
          <w:rFonts w:ascii="Arial" w:hAnsi="Arial" w:asciiTheme="minorBidi" w:hAnsiTheme="minorBidi"/>
          <w:sz w:val="20"/>
          <w:szCs w:val="20"/>
        </w:rPr>
      </w:pPr>
      <w:ins w:id="315" w:author="Alireza Panahiyan" w:date="2024-10-06T19:20:00Z">
        <w:r>
          <w:rPr>
            <w:rFonts w:ascii="Arial" w:hAnsi="Arial" w:asciiTheme="minorBidi" w:hAnsiTheme="minorBidi"/>
            <w:sz w:val="20"/>
            <w:szCs w:val="20"/>
          </w:rPr>
          <w:t>The Parties agree to give proper attribution to all contributors as required by the License and industry practices</w:t>
        </w:r>
      </w:ins>
      <w:r>
        <w:rPr>
          <w:rFonts w:ascii="Arial" w:hAnsi="Arial" w:asciiTheme="minorBidi" w:hAnsiTheme="minorBidi"/>
          <w:sz w:val="20"/>
          <w:szCs w:val="20"/>
        </w:rPr>
        <w:t>.</w:t>
      </w:r>
    </w:p>
    <w:p>
      <w:pPr>
        <w:pStyle w:val="PlainText"/>
        <w:numPr>
          <w:ilvl w:val="0"/>
          <w:numId w:val="5"/>
        </w:numPr>
        <w:spacing w:lineRule="auto" w:line="360"/>
        <w:jc w:val="both"/>
        <w:rPr>
          <w:rFonts w:ascii="Arial" w:hAnsi="Arial" w:asciiTheme="minorBidi" w:hAnsiTheme="minorBidi"/>
          <w:b/>
          <w:b/>
          <w:bCs/>
          <w:sz w:val="20"/>
          <w:szCs w:val="20"/>
          <w:ins w:id="317" w:author="Alireza Panahiyan" w:date="2024-10-06T19:23:00Z"/>
        </w:rPr>
      </w:pPr>
      <w:ins w:id="316" w:author="Alireza Panahiyan" w:date="2024-10-06T19:23:00Z">
        <w:r>
          <w:rPr>
            <w:rFonts w:ascii="Arial" w:hAnsi="Arial" w:asciiTheme="minorBidi" w:hAnsiTheme="minorBidi"/>
            <w:b/>
            <w:bCs/>
            <w:sz w:val="20"/>
            <w:szCs w:val="20"/>
          </w:rPr>
          <w:t>Decision Making and Governance</w:t>
        </w:r>
      </w:ins>
    </w:p>
    <w:p>
      <w:pPr>
        <w:pStyle w:val="PlainText"/>
        <w:numPr>
          <w:ilvl w:val="0"/>
          <w:numId w:val="6"/>
        </w:numPr>
        <w:spacing w:lineRule="auto" w:line="360"/>
        <w:jc w:val="both"/>
        <w:rPr>
          <w:rFonts w:ascii="Arial" w:hAnsi="Arial" w:asciiTheme="minorBidi" w:hAnsiTheme="minorBidi"/>
          <w:sz w:val="20"/>
          <w:szCs w:val="20"/>
          <w:ins w:id="321" w:author="Alireza Panahiyan" w:date="2024-10-06T19:28:00Z"/>
        </w:rPr>
      </w:pPr>
      <w:ins w:id="318" w:author="Alireza Panahiyan" w:date="2024-10-06T19:25:00Z">
        <w:r>
          <w:rPr>
            <w:rFonts w:ascii="Arial" w:hAnsi="Arial" w:asciiTheme="minorBidi" w:hAnsiTheme="minorBidi"/>
            <w:sz w:val="20"/>
            <w:szCs w:val="20"/>
          </w:rPr>
          <w:t xml:space="preserve">The Parties shall jointly make decisions regarding </w:t>
        </w:r>
      </w:ins>
      <w:ins w:id="319" w:author="Alireza Panahiyan" w:date="2024-10-06T19:27:00Z">
        <w:r>
          <w:rPr>
            <w:rFonts w:ascii="Arial" w:hAnsi="Arial" w:asciiTheme="minorBidi" w:hAnsiTheme="minorBidi"/>
            <w:sz w:val="20"/>
            <w:szCs w:val="20"/>
          </w:rPr>
          <w:t>all</w:t>
        </w:r>
      </w:ins>
      <w:ins w:id="320" w:author="Alireza Panahiyan" w:date="2024-10-06T19:25:00Z">
        <w:r>
          <w:rPr>
            <w:rFonts w:ascii="Arial" w:hAnsi="Arial" w:asciiTheme="minorBidi" w:hAnsiTheme="minorBidi"/>
            <w:sz w:val="20"/>
            <w:szCs w:val="20"/>
          </w:rPr>
          <w:t xml:space="preserve"> aspects of the Scope of Objectives and subsequent arrangements thereto.</w:t>
        </w:r>
      </w:ins>
    </w:p>
    <w:p>
      <w:pPr>
        <w:pStyle w:val="PlainText"/>
        <w:numPr>
          <w:ilvl w:val="0"/>
          <w:numId w:val="6"/>
        </w:numPr>
        <w:spacing w:lineRule="auto" w:line="360"/>
        <w:jc w:val="both"/>
        <w:rPr>
          <w:rFonts w:ascii="Arial" w:hAnsi="Arial" w:asciiTheme="minorBidi" w:hAnsiTheme="minorBidi"/>
          <w:sz w:val="20"/>
          <w:szCs w:val="20"/>
        </w:rPr>
      </w:pPr>
      <w:ins w:id="322" w:author="Alireza Panahiyan" w:date="2024-10-06T19:28:00Z">
        <w:r>
          <w:rPr>
            <w:rFonts w:ascii="Arial" w:hAnsi="Arial" w:asciiTheme="minorBidi" w:hAnsiTheme="minorBidi"/>
            <w:sz w:val="20"/>
            <w:szCs w:val="20"/>
          </w:rPr>
          <w:t>In the event that the Parties cannot reach a consensus on a particular issue, the matter shall be resolved through mutual discussion and, if necessary, by appointing a neutral third-party mediator to assist in resolving the dispute.</w:t>
        </w:r>
      </w:ins>
    </w:p>
    <w:p>
      <w:pPr>
        <w:pStyle w:val="PlainText"/>
        <w:spacing w:lineRule="auto" w:line="360"/>
        <w:ind w:left="360" w:hanging="0"/>
        <w:jc w:val="both"/>
        <w:rPr>
          <w:rFonts w:ascii="Arial" w:hAnsi="Arial" w:asciiTheme="minorBidi" w:hAnsiTheme="minorBidi"/>
          <w:sz w:val="20"/>
          <w:szCs w:val="20"/>
          <w:ins w:id="324" w:author="Alireza Panahiyan" w:date="2024-10-06T19:23:00Z"/>
        </w:rPr>
      </w:pPr>
      <w:ins w:id="323" w:author="Alireza Panahiyan" w:date="2024-10-06T19:23:00Z">
        <w:r>
          <w:rPr>
            <w:rFonts w:asciiTheme="minorBidi" w:hAnsiTheme="minorBidi" w:ascii="Arial" w:hAnsi="Arial"/>
            <w:sz w:val="20"/>
            <w:szCs w:val="20"/>
          </w:rPr>
        </w:r>
      </w:ins>
    </w:p>
    <w:p>
      <w:pPr>
        <w:pStyle w:val="PlainText"/>
        <w:numPr>
          <w:ilvl w:val="0"/>
          <w:numId w:val="5"/>
        </w:numPr>
        <w:spacing w:lineRule="auto" w:line="360"/>
        <w:jc w:val="both"/>
        <w:pPrChange w:id="0" w:author="Alireza Panahiyan" w:date="2024-10-06T19:29:00Z">
          <w:pPr>
            <w:pStyle w:val="PlainText"/>
            <w:jc w:val="both"/>
            <w:spacing w:lineRule="auto" w:line="360"/>
          </w:pPr>
        </w:pPrChange>
        <w:rPr>
          <w:rFonts w:ascii="Arial" w:hAnsi="Arial" w:asciiTheme="minorBidi" w:hAnsiTheme="minorBidi"/>
          <w:sz w:val="20"/>
          <w:szCs w:val="20"/>
          <w:del w:id="325" w:author="Alireza Panahiyan" w:date="2024-10-06T19:29:00Z"/>
        </w:rPr>
      </w:pPr>
      <w:r>
        <w:rPr>
          <w:rFonts w:asciiTheme="minorBidi" w:hAnsiTheme="minorBidi" w:ascii="Arial" w:hAnsi="Arial"/>
          <w:sz w:val="20"/>
          <w:szCs w:val="20"/>
        </w:rPr>
      </w:r>
    </w:p>
    <w:p>
      <w:pPr>
        <w:pStyle w:val="PlainText"/>
        <w:numPr>
          <w:ilvl w:val="0"/>
          <w:numId w:val="5"/>
        </w:numPr>
        <w:spacing w:lineRule="auto" w:line="360"/>
        <w:jc w:val="both"/>
        <w:pPrChange w:id="0" w:author="Alireza Panahiyan" w:date="2024-10-06T19:29:00Z">
          <w:pPr>
            <w:pStyle w:val="PlainText"/>
            <w:jc w:val="both"/>
            <w:spacing w:lineRule="auto" w:line="360"/>
          </w:pPr>
        </w:pPrChange>
        <w:rPr>
          <w:rFonts w:ascii="Arial" w:hAnsi="Arial" w:asciiTheme="minorBidi" w:hAnsiTheme="minorBidi"/>
          <w:b/>
          <w:b/>
          <w:bCs/>
          <w:sz w:val="20"/>
          <w:szCs w:val="20"/>
        </w:rPr>
      </w:pPr>
      <w:r>
        <w:rPr>
          <w:rFonts w:ascii="Arial" w:hAnsi="Arial" w:asciiTheme="minorBidi" w:hAnsiTheme="minorBidi"/>
          <w:b/>
          <w:bCs/>
          <w:sz w:val="20"/>
          <w:szCs w:val="20"/>
        </w:rPr>
        <w:t>9. **</w:t>
      </w:r>
      <w:r>
        <w:rPr>
          <w:rFonts w:ascii="Arial" w:hAnsi="Arial" w:asciiTheme="minorBidi" w:hAnsiTheme="minorBidi"/>
          <w:rFonts w:ascii="Arial" w:hAnsi="Arial" w:asciiTheme="minorBidi" w:hAnsiTheme="minorBidi"/>
          <w:b/>
          <w:bCs/>
          <w:sz w:val="20"/>
          <w:szCs w:val="20"/>
          <w:rPrChange w:id="0" w:author="Alireza Panahiyan" w:date="2024-10-06T19:29:00Z">
            <w:rPr>
              <w:sz w:val="20"/>
              <w:szCs w:val="20"/>
            </w:rPr>
          </w:rPrChange>
        </w:rPr>
        <w:t xml:space="preserve">Conflict of </w:t>
      </w:r>
      <w:ins w:id="327" w:author="Alireza Panahiyan" w:date="2024-10-06T19:29:00Z">
        <w:r>
          <w:rPr>
            <w:rFonts w:ascii="Arial" w:hAnsi="Arial" w:asciiTheme="minorBidi" w:hAnsiTheme="minorBidi"/>
            <w:b/>
            <w:bCs/>
            <w:sz w:val="20"/>
            <w:szCs w:val="20"/>
          </w:rPr>
          <w:t>I</w:t>
        </w:r>
      </w:ins>
      <w:del w:id="328" w:author="Alireza Panahiyan" w:date="2024-10-06T19:29:00Z">
        <w:r>
          <w:rPr>
            <w:rFonts w:ascii="Arial" w:hAnsi="Arial" w:asciiTheme="minorBidi" w:hAnsiTheme="minorBidi"/>
            <w:b/>
            <w:bCs/>
            <w:sz w:val="20"/>
            <w:szCs w:val="20"/>
          </w:rPr>
          <w:delText>i</w:delText>
        </w:r>
      </w:del>
      <w:r>
        <w:rPr>
          <w:rFonts w:ascii="Arial" w:hAnsi="Arial" w:asciiTheme="minorBidi" w:hAnsiTheme="minorBidi"/>
          <w:rFonts w:ascii="Arial" w:hAnsi="Arial" w:asciiTheme="minorBidi" w:hAnsiTheme="minorBidi"/>
          <w:b/>
          <w:bCs/>
          <w:sz w:val="20"/>
          <w:szCs w:val="20"/>
          <w:rPrChange w:id="0" w:author="Alireza Panahiyan" w:date="2024-10-06T19:29:00Z">
            <w:rPr>
              <w:sz w:val="20"/>
              <w:szCs w:val="20"/>
            </w:rPr>
          </w:rPrChange>
        </w:rPr>
        <w:t>nterest</w:t>
      </w:r>
      <w:del w:id="330" w:author="Alireza Panahiyan" w:date="2024-10-06T19:29:00Z">
        <w:r>
          <w:rPr>
            <w:rFonts w:ascii="Arial" w:hAnsi="Arial" w:asciiTheme="minorBidi" w:hAnsiTheme="minorBidi"/>
            <w:b/>
            <w:bCs/>
            <w:sz w:val="20"/>
            <w:szCs w:val="20"/>
          </w:rPr>
          <w:delText>.**</w:delText>
        </w:r>
      </w:del>
    </w:p>
    <w:p>
      <w:pPr>
        <w:pStyle w:val="PlainText"/>
        <w:numPr>
          <w:ilvl w:val="0"/>
          <w:numId w:val="7"/>
        </w:numPr>
        <w:spacing w:lineRule="auto" w:line="360"/>
        <w:jc w:val="both"/>
        <w:rPr>
          <w:rFonts w:ascii="Arial" w:hAnsi="Arial" w:asciiTheme="minorBidi" w:hAnsiTheme="minorBidi"/>
          <w:sz w:val="20"/>
          <w:szCs w:val="20"/>
          <w:ins w:id="335" w:author="Alireza Panahiyan" w:date="2024-10-06T19:30:00Z"/>
        </w:rPr>
      </w:pPr>
      <w:r>
        <w:rPr>
          <w:rFonts w:ascii="Arial" w:hAnsi="Arial" w:asciiTheme="minorBidi" w:hAnsiTheme="minorBidi"/>
          <w:sz w:val="20"/>
          <w:szCs w:val="20"/>
        </w:rPr>
        <w:t xml:space="preserve">Each </w:t>
      </w:r>
      <w:ins w:id="331" w:author="Alireza Panahiyan" w:date="2024-10-06T19:30:00Z">
        <w:r>
          <w:rPr>
            <w:rFonts w:ascii="Arial" w:hAnsi="Arial" w:asciiTheme="minorBidi" w:hAnsiTheme="minorBidi"/>
            <w:sz w:val="20"/>
            <w:szCs w:val="20"/>
          </w:rPr>
          <w:t>P</w:t>
        </w:r>
      </w:ins>
      <w:del w:id="332" w:author="Alireza Panahiyan" w:date="2024-10-06T19:30:00Z">
        <w:r>
          <w:rPr>
            <w:rFonts w:ascii="Arial" w:hAnsi="Arial" w:asciiTheme="minorBidi" w:hAnsiTheme="minorBidi"/>
            <w:sz w:val="20"/>
            <w:szCs w:val="20"/>
          </w:rPr>
          <w:delText>p</w:delText>
        </w:r>
      </w:del>
      <w:r>
        <w:rPr>
          <w:rFonts w:ascii="Arial" w:hAnsi="Arial" w:asciiTheme="minorBidi" w:hAnsiTheme="minorBidi"/>
          <w:sz w:val="20"/>
          <w:szCs w:val="20"/>
        </w:rPr>
        <w:t xml:space="preserve">arty confirms that no conflict of interest exists or is likely to arise in relation to the performance of its obligations under this </w:t>
      </w:r>
      <w:del w:id="333" w:author="Alireza Panahiyan" w:date="2024-10-06T19:41:00Z">
        <w:r>
          <w:rPr>
            <w:rFonts w:ascii="Arial" w:hAnsi="Arial" w:asciiTheme="minorBidi" w:hAnsiTheme="minorBidi"/>
            <w:sz w:val="20"/>
            <w:szCs w:val="20"/>
          </w:rPr>
          <w:delText>MOU</w:delText>
        </w:r>
      </w:del>
      <w:ins w:id="334" w:author="Alireza Panahiyan" w:date="2024-10-06T19:44:00Z">
        <w:r>
          <w:rPr>
            <w:rFonts w:ascii="Arial" w:hAnsi="Arial" w:asciiTheme="minorBidi" w:hAnsiTheme="minorBidi"/>
            <w:sz w:val="20"/>
            <w:szCs w:val="20"/>
          </w:rPr>
          <w:t>Agreement</w:t>
        </w:r>
      </w:ins>
      <w:r>
        <w:rPr>
          <w:rFonts w:ascii="Arial" w:hAnsi="Arial" w:asciiTheme="minorBidi" w:hAnsiTheme="minorBidi"/>
          <w:sz w:val="20"/>
          <w:szCs w:val="20"/>
        </w:rPr>
        <w:t xml:space="preserve"> and will endeavor to ensure that no such conflict of interest arises. </w:t>
      </w:r>
    </w:p>
    <w:p>
      <w:pPr>
        <w:pStyle w:val="PlainText"/>
        <w:numPr>
          <w:ilvl w:val="0"/>
          <w:numId w:val="7"/>
        </w:numPr>
        <w:spacing w:lineRule="auto" w:line="360"/>
        <w:jc w:val="both"/>
        <w:pPrChange w:id="0" w:author="Alireza Panahiyan" w:date="2024-10-06T19:30:00Z">
          <w:pPr>
            <w:pStyle w:val="PlainText"/>
            <w:jc w:val="both"/>
            <w:spacing w:lineRule="auto" w:line="360"/>
          </w:pPr>
        </w:pPrChange>
        <w:rPr>
          <w:rFonts w:ascii="Arial" w:hAnsi="Arial" w:asciiTheme="minorBidi" w:hAnsiTheme="minorBidi"/>
          <w:sz w:val="20"/>
          <w:szCs w:val="20"/>
        </w:rPr>
      </w:pPr>
      <w:r>
        <w:rPr>
          <w:rFonts w:ascii="Arial" w:hAnsi="Arial" w:asciiTheme="minorBidi" w:hAnsiTheme="minorBidi"/>
          <w:sz w:val="20"/>
          <w:szCs w:val="20"/>
        </w:rPr>
        <w:t xml:space="preserve">Each </w:t>
      </w:r>
      <w:ins w:id="336" w:author="Alireza Panahiyan" w:date="2024-10-06T19:30:00Z">
        <w:r>
          <w:rPr>
            <w:rFonts w:ascii="Arial" w:hAnsi="Arial" w:asciiTheme="minorBidi" w:hAnsiTheme="minorBidi"/>
            <w:sz w:val="20"/>
            <w:szCs w:val="20"/>
          </w:rPr>
          <w:t>P</w:t>
        </w:r>
      </w:ins>
      <w:del w:id="337" w:author="Alireza Panahiyan" w:date="2024-10-06T19:30:00Z">
        <w:r>
          <w:rPr>
            <w:rFonts w:ascii="Arial" w:hAnsi="Arial" w:asciiTheme="minorBidi" w:hAnsiTheme="minorBidi"/>
            <w:sz w:val="20"/>
            <w:szCs w:val="20"/>
          </w:rPr>
          <w:delText>p</w:delText>
        </w:r>
      </w:del>
      <w:r>
        <w:rPr>
          <w:rFonts w:ascii="Arial" w:hAnsi="Arial" w:asciiTheme="minorBidi" w:hAnsiTheme="minorBidi"/>
          <w:sz w:val="20"/>
          <w:szCs w:val="20"/>
        </w:rPr>
        <w:t xml:space="preserve">arty agrees to immediately notify the other </w:t>
      </w:r>
      <w:ins w:id="338" w:author="Alireza Panahiyan" w:date="2024-10-06T19:30:00Z">
        <w:r>
          <w:rPr>
            <w:rFonts w:ascii="Arial" w:hAnsi="Arial" w:asciiTheme="minorBidi" w:hAnsiTheme="minorBidi"/>
            <w:sz w:val="20"/>
            <w:szCs w:val="20"/>
          </w:rPr>
          <w:t>P</w:t>
        </w:r>
      </w:ins>
      <w:del w:id="339" w:author="Alireza Panahiyan" w:date="2024-10-06T19:30:00Z">
        <w:r>
          <w:rPr>
            <w:rFonts w:ascii="Arial" w:hAnsi="Arial" w:asciiTheme="minorBidi" w:hAnsiTheme="minorBidi"/>
            <w:sz w:val="20"/>
            <w:szCs w:val="20"/>
          </w:rPr>
          <w:delText>p</w:delText>
        </w:r>
      </w:del>
      <w:r>
        <w:rPr>
          <w:rFonts w:ascii="Arial" w:hAnsi="Arial" w:asciiTheme="minorBidi" w:hAnsiTheme="minorBidi"/>
          <w:sz w:val="20"/>
          <w:szCs w:val="20"/>
        </w:rPr>
        <w:t>arty if such a conflict arises or is likely to arise in which case the parties will deliberate and agree on the necessary action(s) to ensure the resolution or avoidance of the conflict of interest.</w:t>
      </w:r>
    </w:p>
    <w:p>
      <w:pPr>
        <w:pStyle w:val="PlainText"/>
        <w:numPr>
          <w:ilvl w:val="0"/>
          <w:numId w:val="8"/>
        </w:numPr>
        <w:spacing w:lineRule="auto" w:line="360"/>
        <w:jc w:val="both"/>
        <w:pPrChange w:id="0" w:author="Alireza Panahiyan" w:date="2024-10-06T19:33:00Z">
          <w:pPr>
            <w:pStyle w:val="PlainText"/>
            <w:jc w:val="both"/>
            <w:spacing w:lineRule="auto" w:line="360"/>
          </w:pPr>
        </w:pPrChange>
        <w:rPr>
          <w:rFonts w:ascii="Arial" w:hAnsi="Arial" w:asciiTheme="minorBidi" w:hAnsiTheme="minorBidi"/>
          <w:b/>
          <w:b/>
          <w:bCs/>
          <w:sz w:val="20"/>
          <w:szCs w:val="20"/>
        </w:rPr>
      </w:pPr>
      <w:r>
        <w:rPr>
          <w:rFonts w:ascii="Arial" w:hAnsi="Arial" w:asciiTheme="minorBidi" w:hAnsiTheme="minorBidi"/>
          <w:b/>
          <w:bCs/>
          <w:sz w:val="20"/>
          <w:szCs w:val="20"/>
        </w:rPr>
        <w:t>Expenses and Revenue</w:t>
      </w:r>
      <w:del w:id="340" w:author="Alireza Panahiyan" w:date="2024-10-06T19:33:00Z">
        <w:r>
          <w:rPr>
            <w:rFonts w:ascii="Arial" w:hAnsi="Arial" w:asciiTheme="minorBidi" w:hAnsiTheme="minorBidi"/>
            <w:b/>
            <w:bCs/>
            <w:sz w:val="20"/>
            <w:szCs w:val="20"/>
          </w:rPr>
          <w:delText>10. **Funding provisions.**</w:delText>
        </w:r>
      </w:del>
    </w:p>
    <w:p>
      <w:pPr>
        <w:pStyle w:val="PlainText"/>
        <w:numPr>
          <w:ilvl w:val="0"/>
          <w:numId w:val="9"/>
        </w:numPr>
        <w:spacing w:lineRule="auto" w:line="360"/>
        <w:jc w:val="both"/>
        <w:rPr>
          <w:rFonts w:ascii="Arial" w:hAnsi="Arial" w:asciiTheme="minorBidi" w:hAnsiTheme="minorBidi"/>
          <w:sz w:val="20"/>
          <w:szCs w:val="20"/>
          <w:ins w:id="345" w:author="Alireza Panahiyan" w:date="2024-10-06T19:37:00Z"/>
        </w:rPr>
      </w:pPr>
      <w:ins w:id="341" w:author="Alireza Panahiyan" w:date="2024-10-06T19:34:00Z">
        <w:r>
          <w:rPr>
            <w:rFonts w:ascii="Arial" w:hAnsi="Arial" w:asciiTheme="minorBidi" w:hAnsiTheme="minorBidi"/>
            <w:sz w:val="20"/>
            <w:szCs w:val="20"/>
          </w:rPr>
          <w:t xml:space="preserve">As this is a public contribution project, no revenue or direct financial compensation is anticipated. Hence, each Party shall bear their own expenses incurred </w:t>
        </w:r>
      </w:ins>
      <w:ins w:id="342" w:author="Alireza Panahiyan" w:date="2024-10-06T19:37:00Z">
        <w:r>
          <w:rPr>
            <w:rFonts w:ascii="Arial" w:hAnsi="Arial" w:asciiTheme="minorBidi" w:hAnsiTheme="minorBidi"/>
            <w:sz w:val="20"/>
            <w:szCs w:val="20"/>
          </w:rPr>
          <w:t xml:space="preserve">to fulfill the content of this </w:t>
        </w:r>
      </w:ins>
      <w:ins w:id="343" w:author="Alireza Panahiyan" w:date="2024-10-06T19:46:00Z">
        <w:r>
          <w:rPr>
            <w:rFonts w:ascii="Arial" w:hAnsi="Arial" w:asciiTheme="minorBidi" w:hAnsiTheme="minorBidi"/>
            <w:sz w:val="20"/>
            <w:szCs w:val="20"/>
          </w:rPr>
          <w:t>Agreement</w:t>
        </w:r>
      </w:ins>
      <w:ins w:id="344" w:author="Alireza Panahiyan" w:date="2024-10-06T19:34:00Z">
        <w:r>
          <w:rPr>
            <w:rFonts w:ascii="Arial" w:hAnsi="Arial" w:asciiTheme="minorBidi" w:hAnsiTheme="minorBidi"/>
            <w:sz w:val="20"/>
            <w:szCs w:val="20"/>
          </w:rPr>
          <w:t xml:space="preserve">. </w:t>
        </w:r>
      </w:ins>
    </w:p>
    <w:p>
      <w:pPr>
        <w:pStyle w:val="PlainText"/>
        <w:numPr>
          <w:ilvl w:val="0"/>
          <w:numId w:val="9"/>
        </w:numPr>
        <w:spacing w:lineRule="auto" w:line="360"/>
        <w:jc w:val="both"/>
        <w:rPr>
          <w:rFonts w:ascii="Arial" w:hAnsi="Arial" w:asciiTheme="minorBidi" w:hAnsiTheme="minorBidi"/>
          <w:sz w:val="20"/>
          <w:szCs w:val="20"/>
        </w:rPr>
      </w:pPr>
      <w:ins w:id="346" w:author="Alireza Panahiyan" w:date="2024-10-06T19:47:00Z">
        <w:r>
          <w:rPr>
            <w:rFonts w:ascii="Arial" w:hAnsi="Arial" w:asciiTheme="minorBidi" w:hAnsiTheme="minorBidi"/>
            <w:sz w:val="20"/>
            <w:szCs w:val="20"/>
          </w:rPr>
          <w:t>In the event there is a revenue</w:t>
        </w:r>
      </w:ins>
      <w:ins w:id="347" w:author="Alireza Panahiyan" w:date="2024-10-06T19:49:00Z">
        <w:r>
          <w:rPr>
            <w:rFonts w:ascii="Arial" w:hAnsi="Arial" w:asciiTheme="minorBidi" w:hAnsiTheme="minorBidi"/>
            <w:sz w:val="20"/>
            <w:szCs w:val="20"/>
          </w:rPr>
          <w:t xml:space="preserve"> through donations, sponsorships, or other means, the Parties shall agree in writing on how such revenue shall </w:t>
        </w:r>
      </w:ins>
      <w:ins w:id="348" w:author="Alireza Panahiyan" w:date="2024-10-06T19:51:00Z">
        <w:r>
          <w:rPr>
            <w:rFonts w:ascii="Arial" w:hAnsi="Arial" w:asciiTheme="minorBidi" w:hAnsiTheme="minorBidi"/>
            <w:sz w:val="20"/>
            <w:szCs w:val="20"/>
          </w:rPr>
          <w:t xml:space="preserve">be </w:t>
        </w:r>
      </w:ins>
      <w:ins w:id="349" w:author="Alireza Panahiyan" w:date="2024-10-06T19:49:00Z">
        <w:r>
          <w:rPr>
            <w:rFonts w:ascii="Arial" w:hAnsi="Arial" w:asciiTheme="minorBidi" w:hAnsiTheme="minorBidi"/>
            <w:sz w:val="20"/>
            <w:szCs w:val="20"/>
          </w:rPr>
          <w:t xml:space="preserve">or reinvested </w:t>
        </w:r>
      </w:ins>
      <w:ins w:id="350" w:author="Alireza Panahiyan" w:date="2024-10-06T19:51:00Z">
        <w:r>
          <w:rPr>
            <w:rFonts w:ascii="Arial" w:hAnsi="Arial" w:asciiTheme="minorBidi" w:hAnsiTheme="minorBidi"/>
            <w:sz w:val="20"/>
            <w:szCs w:val="20"/>
          </w:rPr>
          <w:t>in the Project or</w:t>
        </w:r>
      </w:ins>
      <w:del w:id="351" w:author="Alireza Panahiyan" w:date="2024-10-06T19:34:00Z">
        <w:r>
          <w:rPr>
            <w:rFonts w:ascii="Arial" w:hAnsi="Arial" w:asciiTheme="minorBidi" w:hAnsiTheme="minorBidi"/>
            <w:sz w:val="20"/>
            <w:szCs w:val="20"/>
          </w:rPr>
          <w:delText xml:space="preserve">    </w:delText>
        </w:r>
      </w:del>
      <w:del w:id="352" w:author="Alireza Panahiyan" w:date="2024-10-06T19:47:00Z">
        <w:r>
          <w:rPr>
            <w:rFonts w:ascii="Arial" w:hAnsi="Arial" w:asciiTheme="minorBidi" w:hAnsiTheme="minorBidi"/>
            <w:sz w:val="20"/>
            <w:szCs w:val="20"/>
          </w:rPr>
          <w:delText>T</w:delText>
        </w:r>
      </w:del>
      <w:del w:id="353" w:author="Alireza Panahiyan" w:date="2024-10-06T19:51:00Z">
        <w:r>
          <w:rPr>
            <w:rFonts w:ascii="Arial" w:hAnsi="Arial" w:asciiTheme="minorBidi" w:hAnsiTheme="minorBidi"/>
            <w:sz w:val="20"/>
            <w:szCs w:val="20"/>
          </w:rPr>
          <w:delText xml:space="preserve">he </w:delText>
        </w:r>
      </w:del>
      <w:del w:id="354" w:author="Alireza Panahiyan" w:date="2024-10-06T19:48:00Z">
        <w:r>
          <w:rPr>
            <w:rFonts w:ascii="Arial" w:hAnsi="Arial" w:asciiTheme="minorBidi" w:hAnsiTheme="minorBidi"/>
            <w:sz w:val="20"/>
            <w:szCs w:val="20"/>
          </w:rPr>
          <w:delText>p</w:delText>
        </w:r>
      </w:del>
      <w:del w:id="355" w:author="Alireza Panahiyan" w:date="2024-10-06T19:51:00Z">
        <w:r>
          <w:rPr>
            <w:rFonts w:ascii="Arial" w:hAnsi="Arial" w:asciiTheme="minorBidi" w:hAnsiTheme="minorBidi"/>
            <w:sz w:val="20"/>
            <w:szCs w:val="20"/>
          </w:rPr>
          <w:delText xml:space="preserve">arties </w:delText>
        </w:r>
      </w:del>
      <w:del w:id="356" w:author="Alireza Panahiyan" w:date="2024-10-06T19:48:00Z">
        <w:r>
          <w:rPr>
            <w:rFonts w:ascii="Arial" w:hAnsi="Arial" w:asciiTheme="minorBidi" w:hAnsiTheme="minorBidi"/>
            <w:sz w:val="20"/>
            <w:szCs w:val="20"/>
          </w:rPr>
          <w:delText xml:space="preserve">shall </w:delText>
        </w:r>
      </w:del>
      <w:del w:id="357" w:author="Alireza Panahiyan" w:date="2024-10-06T19:51:00Z">
        <w:r>
          <w:rPr>
            <w:rFonts w:ascii="Arial" w:hAnsi="Arial" w:asciiTheme="minorBidi" w:hAnsiTheme="minorBidi"/>
            <w:sz w:val="20"/>
            <w:szCs w:val="20"/>
          </w:rPr>
          <w:delText>agree</w:delText>
        </w:r>
      </w:del>
      <w:r>
        <w:rPr>
          <w:rFonts w:ascii="Arial" w:hAnsi="Arial" w:asciiTheme="minorBidi" w:hAnsiTheme="minorBidi"/>
          <w:sz w:val="20"/>
          <w:szCs w:val="20"/>
        </w:rPr>
        <w:t xml:space="preserve"> to the finance activities referred to in this </w:t>
      </w:r>
      <w:del w:id="358" w:author="Alireza Panahiyan" w:date="2024-10-06T19:41:00Z">
        <w:r>
          <w:rPr>
            <w:rFonts w:ascii="Arial" w:hAnsi="Arial" w:asciiTheme="minorBidi" w:hAnsiTheme="minorBidi"/>
            <w:sz w:val="20"/>
            <w:szCs w:val="20"/>
          </w:rPr>
          <w:delText>MOU</w:delText>
        </w:r>
      </w:del>
      <w:ins w:id="359" w:author="Alireza Panahiyan" w:date="2024-10-06T19:47:00Z">
        <w:r>
          <w:rPr>
            <w:rFonts w:ascii="Arial" w:hAnsi="Arial" w:asciiTheme="minorBidi" w:hAnsiTheme="minorBidi"/>
            <w:sz w:val="20"/>
            <w:szCs w:val="20"/>
          </w:rPr>
          <w:t>Agreement</w:t>
        </w:r>
      </w:ins>
      <w:del w:id="360" w:author="Alireza Panahiyan" w:date="2024-10-06T19:50:00Z">
        <w:r>
          <w:rPr>
            <w:rFonts w:ascii="Arial" w:hAnsi="Arial" w:asciiTheme="minorBidi" w:hAnsiTheme="minorBidi"/>
            <w:sz w:val="20"/>
            <w:szCs w:val="20"/>
          </w:rPr>
          <w:delText xml:space="preserve"> with resources allocated in the respective budgets as shall be developed for the purposes of execution of this </w:delText>
        </w:r>
      </w:del>
      <w:del w:id="361" w:author="Alireza Panahiyan" w:date="2024-10-06T19:48:00Z">
        <w:r>
          <w:rPr>
            <w:rFonts w:ascii="Arial" w:hAnsi="Arial" w:asciiTheme="minorBidi" w:hAnsiTheme="minorBidi"/>
            <w:sz w:val="20"/>
            <w:szCs w:val="20"/>
          </w:rPr>
          <w:delText>memorandum</w:delText>
        </w:r>
      </w:del>
      <w:del w:id="362" w:author="Alireza Panahiyan" w:date="2024-10-06T19:50:00Z">
        <w:r>
          <w:rPr>
            <w:rFonts w:ascii="Arial" w:hAnsi="Arial" w:asciiTheme="minorBidi" w:hAnsiTheme="minorBidi"/>
            <w:sz w:val="20"/>
            <w:szCs w:val="20"/>
          </w:rPr>
          <w:delText>. As these resources become available and as stipulated by their own legislation/internal policies, the parties shall agree the modalities with regard to the expenses relating to their participation, taking into account alternative financial mechanisms can be used for specific activities, as appropriate and as approved by their respective authorising officers.</w:delText>
        </w:r>
      </w:del>
    </w:p>
    <w:p>
      <w:pPr>
        <w:pStyle w:val="PlainText"/>
        <w:numPr>
          <w:ilvl w:val="0"/>
          <w:numId w:val="10"/>
        </w:numPr>
        <w:spacing w:lineRule="auto" w:line="360"/>
        <w:jc w:val="both"/>
        <w:rPr>
          <w:rFonts w:ascii="Arial" w:hAnsi="Arial" w:asciiTheme="minorBidi" w:hAnsiTheme="minorBidi"/>
          <w:b/>
          <w:b/>
          <w:bCs/>
          <w:sz w:val="20"/>
          <w:szCs w:val="20"/>
        </w:rPr>
      </w:pPr>
      <w:r>
        <w:rPr>
          <w:rFonts w:ascii="Arial" w:hAnsi="Arial" w:asciiTheme="minorBidi" w:hAnsiTheme="minorBidi"/>
          <w:rFonts w:ascii="Arial" w:hAnsi="Arial" w:asciiTheme="minorBidi" w:hAnsiTheme="minorBidi"/>
          <w:b/>
          <w:bCs/>
          <w:sz w:val="20"/>
          <w:szCs w:val="20"/>
          <w:rPrChange w:id="0" w:author="Alireza Panahiyan" w:date="2024-10-06T19:56:00Z">
            <w:rPr>
              <w:sz w:val="20"/>
              <w:szCs w:val="20"/>
            </w:rPr>
          </w:rPrChange>
        </w:rPr>
        <w:t>Representations &amp; Warranties</w:t>
      </w:r>
    </w:p>
    <w:p>
      <w:pPr>
        <w:pStyle w:val="PlainText"/>
        <w:spacing w:lineRule="auto" w:line="360"/>
        <w:jc w:val="both"/>
        <w:rPr>
          <w:rFonts w:ascii="Arial" w:hAnsi="Arial" w:asciiTheme="minorBidi" w:hAnsiTheme="minorBidi"/>
          <w:sz w:val="20"/>
          <w:szCs w:val="20"/>
        </w:rPr>
      </w:pPr>
      <w:ins w:id="364" w:author="Alireza Panahiyan" w:date="2024-10-06T22:58:00Z">
        <w:r>
          <w:rPr>
            <w:rFonts w:ascii="Arial" w:hAnsi="Arial" w:asciiTheme="minorBidi" w:hAnsiTheme="minorBidi"/>
            <w:sz w:val="20"/>
            <w:szCs w:val="20"/>
          </w:rPr>
          <w:t>Each Party represents to the other that:</w:t>
        </w:r>
      </w:ins>
    </w:p>
    <w:p>
      <w:pPr>
        <w:pStyle w:val="PlainText"/>
        <w:numPr>
          <w:ilvl w:val="0"/>
          <w:numId w:val="16"/>
        </w:numPr>
        <w:spacing w:lineRule="auto" w:line="360"/>
        <w:jc w:val="both"/>
        <w:pPrChange w:id="0" w:author="Alireza Panahiyan" w:date="2024-10-06T22:58:00Z">
          <w:pPr>
            <w:pStyle w:val="PlainText"/>
            <w:numPr>
              <w:ilvl w:val="0"/>
              <w:numId w:val="11"/>
            </w:numPr>
            <w:jc w:val="both"/>
            <w:ind w:left="360" w:hanging="360"/>
            <w:spacing w:lineRule="auto" w:line="360"/>
          </w:pPr>
        </w:pPrChange>
        <w:rPr>
          <w:rFonts w:ascii="Arial" w:hAnsi="Arial" w:asciiTheme="minorBidi" w:hAnsiTheme="minorBidi"/>
          <w:sz w:val="20"/>
          <w:szCs w:val="20"/>
          <w:ins w:id="368" w:author="Alireza Panahiyan" w:date="2024-10-06T20:02:00Z"/>
        </w:rPr>
      </w:pPr>
      <w:ins w:id="365" w:author="Alireza Panahiyan" w:date="2024-10-06T19:57:00Z">
        <w:r>
          <w:rPr>
            <w:rFonts w:ascii="Arial" w:hAnsi="Arial" w:asciiTheme="minorBidi" w:hAnsiTheme="minorBidi"/>
            <w:sz w:val="20"/>
            <w:szCs w:val="20"/>
          </w:rPr>
          <w:t xml:space="preserve">their contributions </w:t>
        </w:r>
      </w:ins>
      <w:ins w:id="366" w:author="Alireza Panahiyan" w:date="2024-10-06T22:22:00Z">
        <w:r>
          <w:rPr>
            <w:rFonts w:ascii="Arial" w:hAnsi="Arial" w:asciiTheme="minorBidi" w:hAnsiTheme="minorBidi"/>
            <w:sz w:val="20"/>
            <w:szCs w:val="20"/>
          </w:rPr>
          <w:t>under this Agreement</w:t>
        </w:r>
      </w:ins>
      <w:ins w:id="367" w:author="Alireza Panahiyan" w:date="2024-10-06T19:57:00Z">
        <w:r>
          <w:rPr>
            <w:rFonts w:ascii="Arial" w:hAnsi="Arial" w:asciiTheme="minorBidi" w:hAnsiTheme="minorBidi"/>
            <w:sz w:val="20"/>
            <w:szCs w:val="20"/>
          </w:rPr>
          <w:t xml:space="preserve"> are original and do not infringe the intellectual property rights of any third party.</w:t>
        </w:r>
      </w:ins>
    </w:p>
    <w:p>
      <w:pPr>
        <w:pStyle w:val="PlainText"/>
        <w:numPr>
          <w:ilvl w:val="0"/>
          <w:numId w:val="16"/>
        </w:numPr>
        <w:spacing w:lineRule="auto" w:line="360"/>
        <w:jc w:val="both"/>
        <w:rPr>
          <w:rFonts w:ascii="Arial" w:hAnsi="Arial" w:asciiTheme="minorBidi" w:hAnsiTheme="minorBidi"/>
          <w:sz w:val="20"/>
          <w:szCs w:val="20"/>
          <w:ins w:id="372" w:author="Alireza Panahiyan" w:date="2024-10-06T22:59:00Z"/>
        </w:rPr>
      </w:pPr>
      <w:ins w:id="369" w:author="Alireza Panahiyan" w:date="2024-10-06T22:23:00Z">
        <w:r>
          <w:rPr>
            <w:rFonts w:ascii="Arial" w:hAnsi="Arial" w:asciiTheme="minorBidi" w:hAnsiTheme="minorBidi"/>
            <w:sz w:val="20"/>
            <w:szCs w:val="20"/>
          </w:rPr>
          <w:t xml:space="preserve">shall contribute </w:t>
        </w:r>
      </w:ins>
      <w:ins w:id="370" w:author="Alireza Panahiyan" w:date="2024-10-06T23:00:00Z">
        <w:r>
          <w:rPr>
            <w:rFonts w:ascii="Arial" w:hAnsi="Arial" w:asciiTheme="minorBidi" w:hAnsiTheme="minorBidi"/>
            <w:sz w:val="20"/>
            <w:szCs w:val="20"/>
          </w:rPr>
          <w:t>under this Agreement or any Terms of Reference</w:t>
        </w:r>
      </w:ins>
      <w:ins w:id="371" w:author="Alireza Panahiyan" w:date="2024-10-06T22:23:00Z">
        <w:r>
          <w:rPr>
            <w:rFonts w:ascii="Arial" w:hAnsi="Arial" w:asciiTheme="minorBidi" w:hAnsiTheme="minorBidi"/>
            <w:sz w:val="20"/>
            <w:szCs w:val="20"/>
          </w:rPr>
          <w:t xml:space="preserve"> in accordance with their own skills, expertise, and availability.</w:t>
        </w:r>
      </w:ins>
    </w:p>
    <w:p>
      <w:pPr>
        <w:pStyle w:val="PlainText"/>
        <w:numPr>
          <w:ilvl w:val="0"/>
          <w:numId w:val="16"/>
        </w:numPr>
        <w:spacing w:lineRule="auto" w:line="360"/>
        <w:jc w:val="both"/>
        <w:rPr>
          <w:rFonts w:ascii="Arial" w:hAnsi="Arial" w:asciiTheme="minorBidi" w:hAnsiTheme="minorBidi"/>
          <w:sz w:val="20"/>
          <w:szCs w:val="20"/>
          <w:ins w:id="375" w:author="Alireza Panahiyan" w:date="2024-10-06T22:59:00Z"/>
        </w:rPr>
      </w:pPr>
      <w:ins w:id="373" w:author="Alireza Panahiyan" w:date="2024-10-06T23:01:00Z">
        <w:r>
          <w:rPr>
            <w:rFonts w:ascii="Arial" w:hAnsi="Arial" w:asciiTheme="minorBidi" w:hAnsiTheme="minorBidi"/>
            <w:sz w:val="20"/>
            <w:szCs w:val="20"/>
          </w:rPr>
          <w:t>i</w:t>
        </w:r>
      </w:ins>
      <w:ins w:id="374" w:author="Alireza Panahiyan" w:date="2024-10-06T22:59:00Z">
        <w:r>
          <w:rPr>
            <w:rFonts w:ascii="Arial" w:hAnsi="Arial" w:asciiTheme="minorBidi" w:hAnsiTheme="minorBidi"/>
            <w:sz w:val="20"/>
            <w:szCs w:val="20"/>
          </w:rPr>
          <w:t>t has full capacity, authority and all necessary licenses, permits and consents to enter into and to perform this Agreement;</w:t>
        </w:r>
      </w:ins>
    </w:p>
    <w:p>
      <w:pPr>
        <w:pStyle w:val="PlainText"/>
        <w:numPr>
          <w:ilvl w:val="0"/>
          <w:numId w:val="16"/>
        </w:numPr>
        <w:spacing w:lineRule="auto" w:line="360"/>
        <w:jc w:val="both"/>
        <w:rPr>
          <w:rFonts w:ascii="Arial" w:hAnsi="Arial" w:asciiTheme="minorBidi" w:hAnsiTheme="minorBidi"/>
          <w:sz w:val="20"/>
          <w:szCs w:val="20"/>
          <w:ins w:id="378" w:author="Alireza Panahiyan" w:date="2024-10-06T22:59:00Z"/>
        </w:rPr>
      </w:pPr>
      <w:ins w:id="376" w:author="Alireza Panahiyan" w:date="2024-10-06T23:01:00Z">
        <w:r>
          <w:rPr>
            <w:rFonts w:ascii="Arial" w:hAnsi="Arial" w:asciiTheme="minorBidi" w:hAnsiTheme="minorBidi"/>
            <w:sz w:val="20"/>
            <w:szCs w:val="20"/>
          </w:rPr>
          <w:t>t</w:t>
        </w:r>
      </w:ins>
      <w:ins w:id="377" w:author="Alireza Panahiyan" w:date="2024-10-06T22:59:00Z">
        <w:r>
          <w:rPr>
            <w:rFonts w:ascii="Arial" w:hAnsi="Arial" w:asciiTheme="minorBidi" w:hAnsiTheme="minorBidi"/>
            <w:sz w:val="20"/>
            <w:szCs w:val="20"/>
          </w:rPr>
          <w:t>his Agreement is executed by a duly authorized representative of that Party; and</w:t>
        </w:r>
      </w:ins>
    </w:p>
    <w:p>
      <w:pPr>
        <w:pStyle w:val="PlainText"/>
        <w:numPr>
          <w:ilvl w:val="0"/>
          <w:numId w:val="16"/>
        </w:numPr>
        <w:spacing w:lineRule="auto" w:line="360"/>
        <w:jc w:val="both"/>
        <w:rPr>
          <w:rFonts w:ascii="Arial" w:hAnsi="Arial" w:asciiTheme="minorBidi" w:hAnsiTheme="minorBidi"/>
          <w:sz w:val="20"/>
          <w:szCs w:val="20"/>
          <w:ins w:id="381" w:author="Alireza Panahiyan" w:date="2024-10-06T22:59:00Z"/>
        </w:rPr>
      </w:pPr>
      <w:ins w:id="379" w:author="Alireza Panahiyan" w:date="2024-10-06T23:01:00Z">
        <w:r>
          <w:rPr>
            <w:rFonts w:ascii="Arial" w:hAnsi="Arial" w:asciiTheme="minorBidi" w:hAnsiTheme="minorBidi"/>
            <w:sz w:val="20"/>
            <w:szCs w:val="20"/>
          </w:rPr>
          <w:t>t</w:t>
        </w:r>
      </w:ins>
      <w:ins w:id="380" w:author="Alireza Panahiyan" w:date="2024-10-06T22:59:00Z">
        <w:r>
          <w:rPr>
            <w:rFonts w:ascii="Arial" w:hAnsi="Arial" w:asciiTheme="minorBidi" w:hAnsiTheme="minorBidi"/>
            <w:sz w:val="20"/>
            <w:szCs w:val="20"/>
          </w:rPr>
          <w:t>o the best of each Party’s knowledge and belief, no claim is being asserted and no proceeding is presently in progress, pending or being threatened against it or any of its assets that could materially and adversely affect its ability to perform its obligations under this Agreement.</w:t>
        </w:r>
      </w:ins>
    </w:p>
    <w:p>
      <w:pPr>
        <w:pStyle w:val="PlainText"/>
        <w:numPr>
          <w:ilvl w:val="0"/>
          <w:numId w:val="16"/>
        </w:numPr>
        <w:spacing w:lineRule="auto" w:line="360"/>
        <w:jc w:val="both"/>
        <w:pPrChange w:id="0" w:author="Alireza Panahiyan" w:date="2024-10-06T22:58:00Z">
          <w:pPr>
            <w:pStyle w:val="PlainText"/>
            <w:jc w:val="both"/>
            <w:spacing w:lineRule="auto" w:line="360"/>
          </w:pPr>
        </w:pPrChange>
        <w:rPr>
          <w:rFonts w:ascii="Arial" w:hAnsi="Arial" w:asciiTheme="minorBidi" w:hAnsiTheme="minorBidi"/>
          <w:sz w:val="20"/>
          <w:szCs w:val="20"/>
        </w:rPr>
      </w:pPr>
      <w:r>
        <w:rPr>
          <w:rFonts w:ascii="Arial" w:hAnsi="Arial" w:asciiTheme="minorBidi" w:hAnsiTheme="minorBidi"/>
          <w:sz w:val="20"/>
          <w:szCs w:val="20"/>
        </w:rPr>
        <w:t>to follow industry standards and best practices in software development to ensure that the Software is secure, efficient, and reliable.</w:t>
      </w:r>
    </w:p>
    <w:p>
      <w:pPr>
        <w:pStyle w:val="PlainText"/>
        <w:spacing w:lineRule="auto" w:line="360"/>
        <w:ind w:left="360" w:hanging="0"/>
        <w:jc w:val="both"/>
        <w:rPr>
          <w:rFonts w:ascii="Arial" w:hAnsi="Arial" w:asciiTheme="minorBidi" w:hAnsiTheme="minorBidi"/>
          <w:b/>
          <w:b/>
          <w:bCs/>
          <w:sz w:val="20"/>
          <w:szCs w:val="20"/>
        </w:rPr>
      </w:pPr>
      <w:r>
        <w:rPr>
          <w:rFonts w:asciiTheme="minorBidi" w:hAnsiTheme="minorBidi" w:ascii="Arial" w:hAnsi="Arial"/>
          <w:b/>
          <w:bCs/>
          <w:sz w:val="20"/>
          <w:szCs w:val="20"/>
        </w:rPr>
      </w:r>
    </w:p>
    <w:p>
      <w:pPr>
        <w:pStyle w:val="PlainText"/>
        <w:numPr>
          <w:ilvl w:val="0"/>
          <w:numId w:val="10"/>
        </w:numPr>
        <w:spacing w:lineRule="auto" w:line="360"/>
        <w:jc w:val="both"/>
        <w:rPr>
          <w:rFonts w:ascii="Arial" w:hAnsi="Arial" w:asciiTheme="minorBidi" w:hAnsiTheme="minorBidi"/>
          <w:b/>
          <w:b/>
          <w:bCs/>
          <w:sz w:val="20"/>
          <w:szCs w:val="20"/>
        </w:rPr>
      </w:pPr>
      <w:r>
        <w:rPr>
          <w:rFonts w:ascii="Arial" w:hAnsi="Arial" w:asciiTheme="minorBidi" w:hAnsiTheme="minorBidi"/>
          <w:rFonts w:ascii="Arial" w:hAnsi="Arial" w:asciiTheme="minorBidi" w:hAnsiTheme="minorBidi"/>
          <w:b/>
          <w:bCs/>
          <w:sz w:val="20"/>
          <w:szCs w:val="20"/>
          <w:rPrChange w:id="0" w:author="Alireza Panahiyan" w:date="2024-10-06T19:56:00Z">
            <w:rPr>
              <w:sz w:val="20"/>
              <w:szCs w:val="20"/>
            </w:rPr>
          </w:rPrChange>
        </w:rPr>
        <w:t>Governing Law &amp; Dispute Resolution</w:t>
      </w:r>
    </w:p>
    <w:p>
      <w:pPr>
        <w:pStyle w:val="ListParagraph"/>
        <w:numPr>
          <w:ilvl w:val="0"/>
          <w:numId w:val="12"/>
        </w:numPr>
        <w:spacing w:lineRule="auto" w:line="360"/>
        <w:jc w:val="both"/>
        <w:rPr>
          <w:rFonts w:ascii="Arial" w:hAnsi="Arial" w:asciiTheme="minorBidi" w:hAnsiTheme="minorBidi"/>
          <w:sz w:val="20"/>
          <w:szCs w:val="20"/>
          <w:ins w:id="384" w:author="Alireza Panahiyan" w:date="2024-10-06T22:17:00Z"/>
        </w:rPr>
      </w:pPr>
      <w:ins w:id="383" w:author="Alireza Panahiyan" w:date="2024-10-06T22:17:00Z">
        <w:r>
          <w:rPr>
            <w:rFonts w:ascii="Arial" w:hAnsi="Arial" w:asciiTheme="minorBidi" w:hAnsiTheme="minorBidi"/>
            <w:sz w:val="20"/>
            <w:szCs w:val="20"/>
          </w:rPr>
          <w:t>This Agreement and all Terms of Reference shall be governed by and construed in accordance with the laws of the Republic of Singapore.</w:t>
        </w:r>
      </w:ins>
    </w:p>
    <w:p>
      <w:pPr>
        <w:pStyle w:val="ListParagraph"/>
        <w:numPr>
          <w:ilvl w:val="0"/>
          <w:numId w:val="12"/>
        </w:numPr>
        <w:spacing w:lineRule="auto" w:line="360"/>
        <w:jc w:val="both"/>
        <w:rPr>
          <w:rFonts w:ascii="Arial" w:hAnsi="Arial" w:asciiTheme="minorBidi" w:hAnsiTheme="minorBidi"/>
          <w:sz w:val="20"/>
          <w:szCs w:val="20"/>
          <w:ins w:id="386" w:author="Alireza Panahiyan" w:date="2024-10-06T22:17:00Z"/>
        </w:rPr>
      </w:pPr>
      <w:ins w:id="385" w:author="Alireza Panahiyan" w:date="2024-10-06T22:17:00Z">
        <w:r>
          <w:rPr>
            <w:rFonts w:ascii="Arial" w:hAnsi="Arial" w:asciiTheme="minorBidi" w:hAnsiTheme="minorBidi"/>
            <w:sz w:val="20"/>
            <w:szCs w:val="20"/>
          </w:rPr>
          <w:t>Any dispute arising out of or in connection with this Agreement or any Terms of Reference including any question regarding its existence, validity, or termination, shall be referred to and finally resolved by courts of Singapore.</w:t>
        </w:r>
      </w:ins>
    </w:p>
    <w:p>
      <w:pPr>
        <w:pStyle w:val="ListParagraph"/>
        <w:spacing w:lineRule="auto" w:line="360"/>
        <w:ind w:left="360" w:hanging="0"/>
        <w:jc w:val="both"/>
        <w:rPr>
          <w:rFonts w:ascii="Arial" w:hAnsi="Arial" w:asciiTheme="minorBidi" w:hAnsiTheme="minorBidi"/>
          <w:sz w:val="20"/>
          <w:szCs w:val="20"/>
          <w:ins w:id="388" w:author="Alireza Panahiyan" w:date="2024-10-06T22:17:00Z"/>
        </w:rPr>
      </w:pPr>
      <w:ins w:id="387" w:author="Alireza Panahiyan" w:date="2024-10-06T22:17:00Z">
        <w:r>
          <w:rPr>
            <w:rFonts w:asciiTheme="minorBidi" w:hAnsiTheme="minorBidi" w:ascii="Arial" w:hAnsi="Arial"/>
            <w:sz w:val="20"/>
            <w:szCs w:val="20"/>
          </w:rPr>
        </w:r>
      </w:ins>
    </w:p>
    <w:p>
      <w:pPr>
        <w:pStyle w:val="PlainText"/>
        <w:numPr>
          <w:ilvl w:val="0"/>
          <w:numId w:val="10"/>
        </w:numPr>
        <w:spacing w:lineRule="auto" w:line="360"/>
        <w:jc w:val="both"/>
        <w:rPr>
          <w:rFonts w:ascii="Arial" w:hAnsi="Arial" w:asciiTheme="minorBidi" w:hAnsiTheme="minorBidi"/>
          <w:b/>
          <w:b/>
          <w:bCs/>
          <w:sz w:val="20"/>
          <w:szCs w:val="20"/>
          <w:ins w:id="390" w:author="Alireza Panahiyan" w:date="2024-10-06T23:12:00Z"/>
        </w:rPr>
      </w:pPr>
      <w:ins w:id="389" w:author="Alireza Panahiyan" w:date="2024-10-06T23:03:00Z">
        <w:r>
          <w:rPr>
            <w:rFonts w:ascii="Arial" w:hAnsi="Arial" w:asciiTheme="minorBidi" w:hAnsiTheme="minorBidi"/>
            <w:b/>
            <w:bCs/>
            <w:sz w:val="20"/>
            <w:szCs w:val="20"/>
          </w:rPr>
          <w:t>Notice</w:t>
        </w:r>
      </w:ins>
    </w:p>
    <w:p>
      <w:pPr>
        <w:pStyle w:val="PlainText"/>
        <w:spacing w:lineRule="auto" w:line="360"/>
        <w:jc w:val="both"/>
        <w:rPr>
          <w:rFonts w:ascii="Arial" w:hAnsi="Arial" w:asciiTheme="minorBidi" w:hAnsiTheme="minorBidi"/>
          <w:sz w:val="20"/>
          <w:szCs w:val="20"/>
          <w:ins w:id="392" w:author="Alireza Panahiyan" w:date="2024-10-06T23:12:00Z"/>
        </w:rPr>
      </w:pPr>
      <w:ins w:id="391" w:author="Alireza Panahiyan" w:date="2024-10-06T23:12:00Z">
        <w:r>
          <w:rPr>
            <w:rFonts w:ascii="Arial" w:hAnsi="Arial" w:asciiTheme="minorBidi" w:hAnsiTheme="minorBidi"/>
            <w:sz w:val="20"/>
            <w:szCs w:val="20"/>
          </w:rPr>
          <w:t>Unless otherwise stated in this Agreement all notices and other communications to be given to a Party under this Agreement or any Purchase Order shall be made in English by personal delivery or by e-mail from one Party to the other Party at their respective address as stated above or to such other address as my designated in writing by the Parties.</w:t>
        </w:r>
      </w:ins>
    </w:p>
    <w:p>
      <w:pPr>
        <w:pStyle w:val="PlainText"/>
        <w:spacing w:lineRule="auto" w:line="360"/>
        <w:jc w:val="both"/>
        <w:rPr>
          <w:rFonts w:ascii="Arial" w:hAnsi="Arial" w:asciiTheme="minorBidi" w:hAnsiTheme="minorBidi"/>
          <w:sz w:val="20"/>
          <w:szCs w:val="20"/>
          <w:ins w:id="394" w:author="Alireza Panahiyan" w:date="2024-10-06T23:12:00Z"/>
        </w:rPr>
      </w:pPr>
      <w:ins w:id="393" w:author="Alireza Panahiyan" w:date="2024-10-06T23:12:00Z">
        <w:r>
          <w:rPr>
            <w:rFonts w:ascii="Arial" w:hAnsi="Arial" w:asciiTheme="minorBidi" w:hAnsiTheme="minorBidi"/>
            <w:sz w:val="20"/>
            <w:szCs w:val="20"/>
          </w:rPr>
          <w:t>Any notice so given shall be deemed to have been received:</w:t>
        </w:r>
      </w:ins>
    </w:p>
    <w:p>
      <w:pPr>
        <w:pStyle w:val="PlainText"/>
        <w:numPr>
          <w:ilvl w:val="0"/>
          <w:numId w:val="17"/>
        </w:numPr>
        <w:spacing w:lineRule="auto" w:line="360"/>
        <w:rPr>
          <w:rFonts w:ascii="Arial" w:hAnsi="Arial" w:asciiTheme="minorBidi" w:hAnsiTheme="minorBidi"/>
          <w:sz w:val="20"/>
          <w:szCs w:val="20"/>
          <w:ins w:id="396" w:author="Alireza Panahiyan" w:date="2024-10-06T23:14:00Z"/>
        </w:rPr>
      </w:pPr>
      <w:ins w:id="395" w:author="Alireza Panahiyan" w:date="2024-10-06T23:12:00Z">
        <w:r>
          <w:rPr>
            <w:rFonts w:ascii="Arial" w:hAnsi="Arial" w:asciiTheme="minorBidi" w:hAnsiTheme="minorBidi"/>
            <w:sz w:val="20"/>
            <w:szCs w:val="20"/>
          </w:rPr>
          <w:t>by personal delivery, when delivered;</w:t>
        </w:r>
      </w:ins>
    </w:p>
    <w:p>
      <w:pPr>
        <w:pStyle w:val="PlainText"/>
        <w:numPr>
          <w:ilvl w:val="0"/>
          <w:numId w:val="17"/>
        </w:numPr>
        <w:spacing w:lineRule="auto" w:line="360"/>
        <w:jc w:val="both"/>
        <w:rPr>
          <w:rFonts w:ascii="Arial" w:hAnsi="Arial" w:asciiTheme="minorBidi" w:hAnsiTheme="minorBidi"/>
          <w:sz w:val="20"/>
          <w:szCs w:val="20"/>
          <w:ins w:id="398" w:author="Alireza Panahiyan" w:date="2024-10-06T23:14:00Z"/>
        </w:rPr>
      </w:pPr>
      <w:ins w:id="397" w:author="Alireza Panahiyan" w:date="2024-10-06T23:14:00Z">
        <w:r>
          <w:rPr>
            <w:rFonts w:ascii="Arial" w:hAnsi="Arial" w:asciiTheme="minorBidi" w:hAnsiTheme="minorBidi"/>
            <w:sz w:val="20"/>
            <w:szCs w:val="20"/>
          </w:rPr>
          <w:t>if by post/mail, five (5) Business Day after delivery to the other Party posting; and</w:t>
        </w:r>
      </w:ins>
    </w:p>
    <w:p>
      <w:pPr>
        <w:pStyle w:val="PlainText"/>
        <w:numPr>
          <w:ilvl w:val="0"/>
          <w:numId w:val="17"/>
        </w:numPr>
        <w:spacing w:lineRule="auto" w:line="360"/>
        <w:jc w:val="both"/>
        <w:rPr>
          <w:rFonts w:ascii="Arial" w:hAnsi="Arial" w:asciiTheme="minorBidi" w:hAnsiTheme="minorBidi"/>
          <w:sz w:val="20"/>
          <w:szCs w:val="20"/>
          <w:ins w:id="400" w:author="Alireza Panahiyan" w:date="2024-10-06T23:14:00Z"/>
        </w:rPr>
      </w:pPr>
      <w:ins w:id="399" w:author="Alireza Panahiyan" w:date="2024-10-06T23:14:00Z">
        <w:r>
          <w:rPr>
            <w:rFonts w:ascii="Arial" w:hAnsi="Arial" w:asciiTheme="minorBidi" w:hAnsiTheme="minorBidi"/>
            <w:sz w:val="20"/>
            <w:szCs w:val="20"/>
          </w:rPr>
          <w:t>by e-mail to the below address or any other address communicated by the Parties:</w:t>
        </w:r>
      </w:ins>
    </w:p>
    <w:p>
      <w:pPr>
        <w:pStyle w:val="PlainText"/>
        <w:spacing w:lineRule="auto" w:line="360"/>
        <w:ind w:left="720" w:hanging="0"/>
        <w:rPr>
          <w:rFonts w:ascii="Arial" w:hAnsi="Arial" w:asciiTheme="minorBidi" w:hAnsiTheme="minorBidi"/>
          <w:sz w:val="20"/>
          <w:szCs w:val="20"/>
          <w:ins w:id="402" w:author="Alireza Panahiyan" w:date="2024-10-06T23:14:00Z"/>
        </w:rPr>
      </w:pPr>
      <w:ins w:id="401" w:author="Alireza Panahiyan" w:date="2024-10-06T23:14:00Z">
        <w:r>
          <w:rPr>
            <w:rFonts w:asciiTheme="minorBidi" w:hAnsiTheme="minorBidi" w:ascii="Arial" w:hAnsi="Arial"/>
            <w:sz w:val="20"/>
            <w:szCs w:val="20"/>
          </w:rPr>
        </w:r>
      </w:ins>
    </w:p>
    <w:p>
      <w:pPr>
        <w:pStyle w:val="PlainText"/>
        <w:spacing w:lineRule="auto" w:line="360"/>
        <w:ind w:left="720" w:hanging="0"/>
        <w:rPr>
          <w:rFonts w:ascii="Arial" w:hAnsi="Arial" w:asciiTheme="minorBidi" w:hAnsiTheme="minorBidi"/>
          <w:sz w:val="20"/>
          <w:szCs w:val="20"/>
          <w:ins w:id="404" w:author="Alireza Panahiyan" w:date="2024-10-06T23:14:00Z"/>
        </w:rPr>
      </w:pPr>
      <w:ins w:id="403" w:author="Alireza Panahiyan" w:date="2024-10-06T23:14:00Z">
        <w:r>
          <w:rPr>
            <w:rFonts w:ascii="Arial" w:hAnsi="Arial" w:asciiTheme="minorBidi" w:hAnsiTheme="minorBidi"/>
            <w:sz w:val="20"/>
            <w:szCs w:val="20"/>
          </w:rPr>
          <w:t>First Party:</w:t>
        </w:r>
      </w:ins>
    </w:p>
    <w:p>
      <w:pPr>
        <w:pStyle w:val="PlainText"/>
        <w:spacing w:lineRule="auto" w:line="360"/>
        <w:ind w:left="720" w:hanging="0"/>
        <w:rPr>
          <w:rFonts w:ascii="Arial" w:hAnsi="Arial" w:asciiTheme="minorBidi" w:hAnsiTheme="minorBidi"/>
          <w:sz w:val="20"/>
          <w:szCs w:val="20"/>
          <w:ins w:id="406" w:author="Alireza Panahiyan" w:date="2024-10-06T23:14:00Z"/>
        </w:rPr>
      </w:pPr>
      <w:ins w:id="405" w:author="Alireza Panahiyan" w:date="2024-10-06T23:14:00Z">
        <w:r>
          <w:rPr>
            <w:rFonts w:ascii="Arial" w:hAnsi="Arial" w:asciiTheme="minorBidi" w:hAnsiTheme="minorBidi"/>
            <w:sz w:val="20"/>
            <w:szCs w:val="20"/>
          </w:rPr>
          <w:t xml:space="preserve">Mr./Ms. [INSERT] </w:t>
        </w:r>
      </w:ins>
    </w:p>
    <w:p>
      <w:pPr>
        <w:pStyle w:val="PlainText"/>
        <w:spacing w:lineRule="auto" w:line="360"/>
        <w:ind w:left="720" w:hanging="0"/>
        <w:rPr>
          <w:rFonts w:ascii="Arial" w:hAnsi="Arial" w:asciiTheme="minorBidi" w:hAnsiTheme="minorBidi"/>
          <w:sz w:val="20"/>
          <w:szCs w:val="20"/>
          <w:ins w:id="408" w:author="Alireza Panahiyan" w:date="2024-10-06T23:14:00Z"/>
        </w:rPr>
      </w:pPr>
      <w:ins w:id="407" w:author="Alireza Panahiyan" w:date="2024-10-06T23:14:00Z">
        <w:r>
          <w:rPr>
            <w:rFonts w:ascii="Arial" w:hAnsi="Arial" w:asciiTheme="minorBidi" w:hAnsiTheme="minorBidi"/>
            <w:sz w:val="20"/>
            <w:szCs w:val="20"/>
          </w:rPr>
          <w:t>Email: [INSERT]</w:t>
        </w:r>
      </w:ins>
    </w:p>
    <w:p>
      <w:pPr>
        <w:pStyle w:val="PlainText"/>
        <w:spacing w:lineRule="auto" w:line="360"/>
        <w:ind w:left="720" w:hanging="0"/>
        <w:rPr>
          <w:rFonts w:ascii="Arial" w:hAnsi="Arial" w:asciiTheme="minorBidi" w:hAnsiTheme="minorBidi"/>
          <w:sz w:val="20"/>
          <w:szCs w:val="20"/>
          <w:ins w:id="410" w:author="Alireza Panahiyan" w:date="2024-10-06T23:14:00Z"/>
        </w:rPr>
      </w:pPr>
      <w:ins w:id="409" w:author="Alireza Panahiyan" w:date="2024-10-06T23:14:00Z">
        <w:r>
          <w:rPr>
            <w:rFonts w:ascii="Arial" w:hAnsi="Arial" w:asciiTheme="minorBidi" w:hAnsiTheme="minorBidi"/>
            <w:sz w:val="20"/>
            <w:szCs w:val="20"/>
          </w:rPr>
          <w:tab/>
        </w:r>
      </w:ins>
    </w:p>
    <w:p>
      <w:pPr>
        <w:pStyle w:val="PlainText"/>
        <w:spacing w:lineRule="auto" w:line="360"/>
        <w:ind w:left="720" w:hanging="0"/>
        <w:rPr>
          <w:rFonts w:ascii="Arial" w:hAnsi="Arial" w:asciiTheme="minorBidi" w:hAnsiTheme="minorBidi"/>
          <w:sz w:val="20"/>
          <w:szCs w:val="20"/>
          <w:ins w:id="412" w:author="Alireza Panahiyan" w:date="2024-10-06T23:14:00Z"/>
        </w:rPr>
      </w:pPr>
      <w:ins w:id="411" w:author="Alireza Panahiyan" w:date="2024-10-06T23:14:00Z">
        <w:r>
          <w:rPr>
            <w:rFonts w:ascii="Arial" w:hAnsi="Arial" w:asciiTheme="minorBidi" w:hAnsiTheme="minorBidi"/>
            <w:sz w:val="20"/>
            <w:szCs w:val="20"/>
          </w:rPr>
          <w:t>Second Party:</w:t>
        </w:r>
      </w:ins>
    </w:p>
    <w:p>
      <w:pPr>
        <w:pStyle w:val="PlainText"/>
        <w:spacing w:lineRule="auto" w:line="360"/>
        <w:ind w:left="720" w:hanging="0"/>
        <w:rPr>
          <w:rFonts w:ascii="Arial" w:hAnsi="Arial" w:asciiTheme="minorBidi" w:hAnsiTheme="minorBidi"/>
          <w:sz w:val="20"/>
          <w:szCs w:val="20"/>
          <w:ins w:id="414" w:author="Alireza Panahiyan" w:date="2024-10-06T23:14:00Z"/>
        </w:rPr>
      </w:pPr>
      <w:ins w:id="413" w:author="Alireza Panahiyan" w:date="2024-10-06T23:14:00Z">
        <w:r>
          <w:rPr>
            <w:rFonts w:ascii="Arial" w:hAnsi="Arial" w:asciiTheme="minorBidi" w:hAnsiTheme="minorBidi"/>
            <w:sz w:val="20"/>
            <w:szCs w:val="20"/>
          </w:rPr>
          <w:t xml:space="preserve">Mr./Ms. [INSERT] </w:t>
        </w:r>
      </w:ins>
    </w:p>
    <w:p>
      <w:pPr>
        <w:pStyle w:val="PlainText"/>
        <w:spacing w:lineRule="auto" w:line="360"/>
        <w:ind w:left="720" w:hanging="0"/>
        <w:jc w:val="both"/>
        <w:rPr>
          <w:rFonts w:ascii="Arial" w:hAnsi="Arial" w:asciiTheme="minorBidi" w:hAnsiTheme="minorBidi"/>
          <w:sz w:val="20"/>
          <w:szCs w:val="20"/>
          <w:ins w:id="416" w:author="Alireza Panahiyan" w:date="2024-10-06T23:14:00Z"/>
        </w:rPr>
      </w:pPr>
      <w:ins w:id="415" w:author="Alireza Panahiyan" w:date="2024-10-06T23:14:00Z">
        <w:r>
          <w:rPr>
            <w:rFonts w:ascii="Arial" w:hAnsi="Arial" w:asciiTheme="minorBidi" w:hAnsiTheme="minorBidi"/>
            <w:sz w:val="20"/>
            <w:szCs w:val="20"/>
          </w:rPr>
          <w:t>Email: [INSERT]</w:t>
        </w:r>
      </w:ins>
    </w:p>
    <w:p>
      <w:pPr>
        <w:pStyle w:val="PlainText"/>
        <w:spacing w:lineRule="auto" w:line="360"/>
        <w:ind w:left="720" w:hanging="0"/>
        <w:jc w:val="both"/>
        <w:pPrChange w:id="0" w:author="Alireza Panahiyan" w:date="2024-10-06T23:15:00Z">
          <w:pPr>
            <w:pStyle w:val="PlainText"/>
            <w:numPr>
              <w:ilvl w:val="0"/>
              <w:numId w:val="10"/>
            </w:numPr>
            <w:jc w:val="both"/>
            <w:ind w:left="360" w:hanging="360"/>
            <w:spacing w:lineRule="auto" w:line="360"/>
          </w:pPr>
        </w:pPrChange>
        <w:rPr>
          <w:rFonts w:ascii="Arial" w:hAnsi="Arial" w:asciiTheme="minorBidi" w:hAnsiTheme="minorBidi"/>
          <w:sz w:val="20"/>
          <w:szCs w:val="20"/>
          <w:ins w:id="418" w:author="Alireza Panahiyan" w:date="2024-10-06T23:02:00Z"/>
        </w:rPr>
      </w:pPr>
      <w:ins w:id="417" w:author="Alireza Panahiyan" w:date="2024-10-06T23:02:00Z">
        <w:r>
          <w:rPr>
            <w:rFonts w:asciiTheme="minorBidi" w:hAnsiTheme="minorBidi" w:ascii="Arial" w:hAnsi="Arial"/>
            <w:sz w:val="20"/>
            <w:szCs w:val="20"/>
          </w:rPr>
        </w:r>
      </w:ins>
    </w:p>
    <w:p>
      <w:pPr>
        <w:pStyle w:val="PlainText"/>
        <w:numPr>
          <w:ilvl w:val="0"/>
          <w:numId w:val="10"/>
        </w:numPr>
        <w:spacing w:lineRule="auto" w:line="360"/>
        <w:jc w:val="both"/>
        <w:rPr>
          <w:rFonts w:ascii="Arial" w:hAnsi="Arial" w:asciiTheme="minorBidi" w:hAnsiTheme="minorBidi"/>
          <w:b/>
          <w:b/>
          <w:bCs/>
          <w:sz w:val="20"/>
          <w:szCs w:val="20"/>
        </w:rPr>
      </w:pPr>
      <w:r>
        <w:rPr>
          <w:rFonts w:ascii="Arial" w:hAnsi="Arial" w:asciiTheme="minorBidi" w:hAnsiTheme="minorBidi"/>
          <w:rFonts w:ascii="Arial" w:hAnsi="Arial" w:asciiTheme="minorBidi" w:hAnsiTheme="minorBidi"/>
          <w:b/>
          <w:bCs/>
          <w:sz w:val="20"/>
          <w:szCs w:val="20"/>
          <w:rPrChange w:id="0" w:author="Alireza Panahiyan" w:date="2024-10-06T19:56:00Z">
            <w:rPr>
              <w:sz w:val="20"/>
              <w:szCs w:val="20"/>
            </w:rPr>
          </w:rPrChange>
        </w:rPr>
        <w:t xml:space="preserve">Miscellanies </w:t>
      </w:r>
    </w:p>
    <w:p>
      <w:pPr>
        <w:pStyle w:val="ListParagraph"/>
        <w:numPr>
          <w:ilvl w:val="0"/>
          <w:numId w:val="13"/>
        </w:numPr>
        <w:rPr>
          <w:rFonts w:ascii="Arial" w:hAnsi="Arial" w:asciiTheme="minorBidi" w:hAnsiTheme="minorBidi"/>
          <w:sz w:val="20"/>
          <w:szCs w:val="20"/>
          <w:ins w:id="421" w:author="Alireza Panahiyan" w:date="2024-10-06T23:01:00Z"/>
        </w:rPr>
      </w:pPr>
      <w:ins w:id="420" w:author="Alireza Panahiyan" w:date="2024-10-06T23:01:00Z">
        <w:r>
          <w:rPr>
            <w:rFonts w:ascii="Arial" w:hAnsi="Arial" w:asciiTheme="minorBidi" w:hAnsiTheme="minorBidi"/>
            <w:sz w:val="20"/>
            <w:szCs w:val="20"/>
          </w:rPr>
          <w:t xml:space="preserve">Entire Agreement: This Agreement together with any Terms of Reference, amendment or addendum shall constitute the entire Agreement between the Parties in relation to the subject matter hereof.  </w:t>
        </w:r>
      </w:ins>
    </w:p>
    <w:p>
      <w:pPr>
        <w:pStyle w:val="PlainText"/>
        <w:numPr>
          <w:ilvl w:val="0"/>
          <w:numId w:val="13"/>
        </w:numPr>
        <w:spacing w:lineRule="auto" w:line="360"/>
        <w:jc w:val="both"/>
        <w:rPr>
          <w:rFonts w:ascii="Arial" w:hAnsi="Arial" w:asciiTheme="minorBidi" w:hAnsiTheme="minorBidi"/>
          <w:sz w:val="20"/>
          <w:szCs w:val="20"/>
          <w:ins w:id="423" w:author="Alireza Panahiyan" w:date="2024-10-06T23:03:00Z"/>
        </w:rPr>
      </w:pPr>
      <w:ins w:id="422" w:author="Alireza Panahiyan" w:date="2024-10-06T23:03:00Z">
        <w:r>
          <w:rPr>
            <w:rFonts w:ascii="Arial" w:hAnsi="Arial" w:asciiTheme="minorBidi" w:hAnsiTheme="minorBidi"/>
            <w:sz w:val="20"/>
            <w:szCs w:val="20"/>
          </w:rPr>
          <w:t>Variation: No variation of this Agreement shall be valid or effective unless made in writing and signed by the Parties herein.</w:t>
        </w:r>
      </w:ins>
    </w:p>
    <w:p>
      <w:pPr>
        <w:pStyle w:val="PlainText"/>
        <w:numPr>
          <w:ilvl w:val="0"/>
          <w:numId w:val="13"/>
        </w:numPr>
        <w:spacing w:lineRule="auto" w:line="360"/>
        <w:jc w:val="both"/>
        <w:rPr>
          <w:rFonts w:ascii="Arial" w:hAnsi="Arial" w:asciiTheme="minorBidi" w:hAnsiTheme="minorBidi"/>
          <w:sz w:val="20"/>
          <w:szCs w:val="20"/>
          <w:ins w:id="426" w:author="Alireza Panahiyan" w:date="2024-10-06T23:05:00Z"/>
        </w:rPr>
      </w:pPr>
      <w:ins w:id="424" w:author="Alireza Panahiyan" w:date="2024-10-06T23:03:00Z">
        <w:r>
          <w:rPr>
            <w:rFonts w:ascii="Arial" w:hAnsi="Arial" w:asciiTheme="minorBidi" w:hAnsiTheme="minorBidi"/>
            <w:sz w:val="20"/>
            <w:szCs w:val="20"/>
          </w:rPr>
          <w:t>Waiver: No delay or failure by any of the Parties to exercise or enforce at any time, any rights or provisions in this Agreement shall be considered a waiver thereof, unless made in writing by the relevant Party. Waiver by either Party in respect of any rights or provisions of this Agreement is not a waiver of any other rights or any provisions of this Agreement.</w:t>
        </w:r>
      </w:ins>
      <w:del w:id="425" w:author="Alireza Panahiyan" w:date="2024-10-06T23:04:00Z">
        <w:r>
          <w:rPr>
            <w:rFonts w:ascii="Arial" w:hAnsi="Arial" w:asciiTheme="minorBidi" w:hAnsiTheme="minorBidi"/>
            <w:sz w:val="20"/>
            <w:szCs w:val="20"/>
          </w:rPr>
          <w:delText>Kkkk</w:delText>
        </w:r>
      </w:del>
    </w:p>
    <w:p>
      <w:pPr>
        <w:pStyle w:val="PlainText"/>
        <w:numPr>
          <w:ilvl w:val="0"/>
          <w:numId w:val="13"/>
        </w:numPr>
        <w:spacing w:lineRule="auto" w:line="360"/>
        <w:jc w:val="both"/>
        <w:rPr>
          <w:rFonts w:ascii="Arial" w:hAnsi="Arial" w:asciiTheme="minorBidi" w:hAnsiTheme="minorBidi"/>
          <w:sz w:val="20"/>
          <w:szCs w:val="20"/>
          <w:ins w:id="428" w:author="Alireza Panahiyan" w:date="2024-10-06T23:05:00Z"/>
        </w:rPr>
      </w:pPr>
      <w:ins w:id="427" w:author="Alireza Panahiyan" w:date="2024-10-06T23:05:00Z">
        <w:r>
          <w:rPr>
            <w:rFonts w:ascii="Arial" w:hAnsi="Arial" w:asciiTheme="minorBidi" w:hAnsiTheme="minorBidi"/>
            <w:sz w:val="20"/>
            <w:szCs w:val="20"/>
          </w:rPr>
          <w:t>Severability: If any one or more provisions of part/s thereof contained in this Agreement or any Terms of Reference is or becomes invalid or unenforceable due to any reason, this shall not in any way affect or impair the validity or enforceability of the remaining provisions hereof.</w:t>
        </w:r>
      </w:ins>
    </w:p>
    <w:p>
      <w:pPr>
        <w:pStyle w:val="PlainText"/>
        <w:numPr>
          <w:ilvl w:val="0"/>
          <w:numId w:val="13"/>
        </w:numPr>
        <w:spacing w:lineRule="auto" w:line="360"/>
        <w:jc w:val="both"/>
        <w:rPr>
          <w:rFonts w:ascii="Arial" w:hAnsi="Arial" w:asciiTheme="minorBidi" w:hAnsiTheme="minorBidi"/>
          <w:sz w:val="20"/>
          <w:szCs w:val="20"/>
        </w:rPr>
      </w:pPr>
      <w:ins w:id="429" w:author="Alireza Panahiyan" w:date="2024-10-06T23:05:00Z">
        <w:r>
          <w:rPr>
            <w:rFonts w:ascii="Arial" w:hAnsi="Arial" w:asciiTheme="minorBidi" w:hAnsiTheme="minorBidi"/>
            <w:sz w:val="20"/>
            <w:szCs w:val="20"/>
          </w:rPr>
          <w:t>Assignment: Neither Party shall assign this Agreement or any right or obligation under this Agreement without the written consent of the other Party to other third-parties, and any purported assignment without such consent shall be deemed null and void</w:t>
        </w:r>
      </w:ins>
    </w:p>
    <w:p>
      <w:pPr>
        <w:pStyle w:val="PlainText"/>
        <w:spacing w:lineRule="auto" w:line="360"/>
        <w:jc w:val="both"/>
        <w:rPr>
          <w:rFonts w:ascii="Arial" w:hAnsi="Arial" w:asciiTheme="minorBidi" w:hAnsiTheme="minorBidi"/>
          <w:sz w:val="20"/>
          <w:szCs w:val="20"/>
        </w:rPr>
      </w:pPr>
      <w:r>
        <w:rPr>
          <w:rFonts w:asciiTheme="minorBidi" w:hAnsiTheme="minorBidi" w:ascii="Arial" w:hAnsi="Arial"/>
          <w:sz w:val="20"/>
          <w:szCs w:val="20"/>
        </w:rPr>
      </w:r>
    </w:p>
    <w:p>
      <w:pPr>
        <w:pStyle w:val="PlainText"/>
        <w:spacing w:lineRule="auto" w:line="360"/>
        <w:jc w:val="both"/>
        <w:rPr>
          <w:rFonts w:ascii="Arial" w:hAnsi="Arial" w:asciiTheme="minorBidi" w:hAnsiTheme="minorBidi"/>
          <w:sz w:val="20"/>
          <w:szCs w:val="20"/>
        </w:rPr>
      </w:pPr>
      <w:r>
        <w:rPr>
          <w:rFonts w:asciiTheme="minorBidi" w:hAnsiTheme="minorBidi" w:ascii="Arial" w:hAnsi="Arial"/>
          <w:sz w:val="20"/>
          <w:szCs w:val="20"/>
        </w:rPr>
      </w:r>
    </w:p>
    <w:p>
      <w:pPr>
        <w:pStyle w:val="PlainText"/>
        <w:spacing w:lineRule="auto" w:line="360"/>
        <w:jc w:val="both"/>
        <w:rPr>
          <w:rFonts w:ascii="Arial" w:hAnsi="Arial" w:asciiTheme="minorBidi" w:hAnsiTheme="minorBidi"/>
          <w:sz w:val="20"/>
          <w:szCs w:val="20"/>
          <w:ins w:id="431" w:author="Alireza Panahiyan" w:date="2024-10-06T22:21:00Z"/>
        </w:rPr>
      </w:pPr>
      <w:ins w:id="430" w:author="Alireza Panahiyan" w:date="2024-10-06T22:57:00Z">
        <w:r>
          <w:rPr>
            <w:rFonts w:ascii="Arial" w:hAnsi="Arial" w:asciiTheme="minorBidi" w:hAnsiTheme="minorBidi"/>
            <w:sz w:val="20"/>
            <w:szCs w:val="20"/>
          </w:rPr>
          <w:t>This Agreement is executed in two counterparts, each of which shall be deemed an original, but all of which together shall constitute one and the same instrument.</w:t>
        </w:r>
      </w:ins>
    </w:p>
    <w:p>
      <w:pPr>
        <w:pStyle w:val="PlainText"/>
        <w:spacing w:lineRule="auto" w:line="360"/>
        <w:jc w:val="both"/>
        <w:rPr>
          <w:rFonts w:ascii="Arial" w:hAnsi="Arial" w:asciiTheme="minorBidi" w:hAnsiTheme="minorBidi"/>
          <w:sz w:val="20"/>
          <w:szCs w:val="20"/>
          <w:ins w:id="433" w:author="Alireza Panahiyan" w:date="2024-10-06T22:57:00Z"/>
        </w:rPr>
      </w:pPr>
      <w:del w:id="432" w:author="Alireza Panahiyan" w:date="2024-10-06T22:55:00Z">
        <w:r>
          <w:rPr>
            <w:rFonts w:ascii="Arial" w:hAnsi="Arial" w:asciiTheme="minorBidi" w:hAnsiTheme="minorBidi"/>
            <w:sz w:val="20"/>
            <w:szCs w:val="20"/>
          </w:rPr>
          <w:delText>11. **Enforceability provisio</w:delText>
        </w:r>
      </w:del>
    </w:p>
    <w:p>
      <w:pPr>
        <w:pStyle w:val="PlainText"/>
        <w:spacing w:lineRule="auto" w:line="360"/>
        <w:jc w:val="both"/>
        <w:rPr>
          <w:rFonts w:ascii="Arial" w:hAnsi="Arial" w:asciiTheme="minorBidi" w:hAnsiTheme="minorBidi"/>
          <w:sz w:val="20"/>
          <w:szCs w:val="20"/>
          <w:del w:id="440" w:author="Alireza Panahiyan" w:date="2024-10-06T22:55:00Z"/>
        </w:rPr>
      </w:pPr>
      <w:del w:id="434" w:author="Alireza Panahiyan" w:date="2024-10-06T22:55:00Z">
        <w:r>
          <w:rPr>
            <w:rFonts w:ascii="Arial" w:hAnsi="Arial" w:asciiTheme="minorBidi" w:hAnsiTheme="minorBidi"/>
            <w:sz w:val="20"/>
            <w:szCs w:val="20"/>
          </w:rPr>
          <w:delText xml:space="preserve">    </w:delText>
        </w:r>
      </w:del>
      <w:del w:id="435" w:author="Alireza Panahiyan" w:date="2024-10-06T22:55:00Z">
        <w:r>
          <w:rPr>
            <w:rFonts w:ascii="Arial" w:hAnsi="Arial" w:asciiTheme="minorBidi" w:hAnsiTheme="minorBidi"/>
            <w:sz w:val="20"/>
            <w:szCs w:val="20"/>
          </w:rPr>
          <w:delText xml:space="preserve">If any term or condition of this </w:delText>
        </w:r>
      </w:del>
      <w:del w:id="436" w:author="Alireza Panahiyan" w:date="2024-10-06T19:41:00Z">
        <w:r>
          <w:rPr>
            <w:rFonts w:ascii="Arial" w:hAnsi="Arial" w:asciiTheme="minorBidi" w:hAnsiTheme="minorBidi"/>
            <w:sz w:val="20"/>
            <w:szCs w:val="20"/>
          </w:rPr>
          <w:delText>MOU</w:delText>
        </w:r>
      </w:del>
      <w:del w:id="437" w:author="Alireza Panahiyan" w:date="2024-10-06T22:55:00Z">
        <w:r>
          <w:rPr>
            <w:rFonts w:ascii="Arial" w:hAnsi="Arial" w:asciiTheme="minorBidi" w:hAnsiTheme="minorBidi"/>
            <w:sz w:val="20"/>
            <w:szCs w:val="20"/>
          </w:rPr>
          <w:delText xml:space="preserve"> shall to any extent be found or held to be invalid or unenforceable, the parties shall negotiate in good faith to amend such terms or condition of this agreement so as to be valid and enforceable.&lt;br&gt;If any term or condition of this </w:delText>
        </w:r>
      </w:del>
      <w:del w:id="438" w:author="Alireza Panahiyan" w:date="2024-10-06T19:41:00Z">
        <w:r>
          <w:rPr>
            <w:rFonts w:ascii="Arial" w:hAnsi="Arial" w:asciiTheme="minorBidi" w:hAnsiTheme="minorBidi"/>
            <w:sz w:val="20"/>
            <w:szCs w:val="20"/>
          </w:rPr>
          <w:delText>MOU</w:delText>
        </w:r>
      </w:del>
      <w:del w:id="439" w:author="Alireza Panahiyan" w:date="2024-10-06T22:55:00Z">
        <w:r>
          <w:rPr>
            <w:rFonts w:ascii="Arial" w:hAnsi="Arial" w:asciiTheme="minorBidi" w:hAnsiTheme="minorBidi"/>
            <w:sz w:val="20"/>
            <w:szCs w:val="20"/>
          </w:rPr>
          <w:delText xml:space="preserve"> shall to any extent be invalid or unenforceable, the remainder of this memorandum shall not be affected and each other term and condition shall be valid and enforceable to the fullest extent permitted by law.</w:delText>
        </w:r>
      </w:del>
    </w:p>
    <w:p>
      <w:pPr>
        <w:pStyle w:val="PlainText"/>
        <w:spacing w:lineRule="auto" w:line="360"/>
        <w:jc w:val="both"/>
        <w:rPr>
          <w:rFonts w:ascii="Arial" w:hAnsi="Arial" w:asciiTheme="minorBidi" w:hAnsiTheme="minorBidi"/>
          <w:sz w:val="20"/>
          <w:szCs w:val="20"/>
          <w:del w:id="442" w:author="Alireza Panahiyan" w:date="2024-10-06T22:55:00Z"/>
        </w:rPr>
      </w:pPr>
      <w:del w:id="441" w:author="Alireza Panahiyan" w:date="2024-10-06T22:55:00Z">
        <w:r>
          <w:rPr>
            <w:rFonts w:ascii="Arial" w:hAnsi="Arial" w:asciiTheme="minorBidi" w:hAnsiTheme="minorBidi"/>
            <w:sz w:val="20"/>
            <w:szCs w:val="20"/>
          </w:rPr>
          <w:delText>12. **Amendment.**</w:delText>
        </w:r>
      </w:del>
    </w:p>
    <w:p>
      <w:pPr>
        <w:pStyle w:val="PlainText"/>
        <w:spacing w:lineRule="auto" w:line="360"/>
        <w:jc w:val="both"/>
        <w:rPr>
          <w:rFonts w:ascii="Arial" w:hAnsi="Arial" w:asciiTheme="minorBidi" w:hAnsiTheme="minorBidi"/>
          <w:sz w:val="20"/>
          <w:szCs w:val="20"/>
          <w:del w:id="448" w:author="Alireza Panahiyan" w:date="2024-10-06T22:20:00Z"/>
        </w:rPr>
      </w:pPr>
      <w:del w:id="443" w:author="Alireza Panahiyan" w:date="2024-10-06T22:55:00Z">
        <w:r>
          <w:rPr>
            <w:rFonts w:ascii="Arial" w:hAnsi="Arial" w:asciiTheme="minorBidi" w:hAnsiTheme="minorBidi"/>
            <w:sz w:val="20"/>
            <w:szCs w:val="20"/>
          </w:rPr>
          <w:delText xml:space="preserve">    </w:delText>
        </w:r>
      </w:del>
      <w:del w:id="444" w:author="Alireza Panahiyan" w:date="2024-10-06T22:55:00Z">
        <w:r>
          <w:rPr>
            <w:rFonts w:ascii="Arial" w:hAnsi="Arial" w:asciiTheme="minorBidi" w:hAnsiTheme="minorBidi"/>
            <w:sz w:val="20"/>
            <w:szCs w:val="20"/>
          </w:rPr>
          <w:delText xml:space="preserve">Any changes made to the activities as set out in this </w:delText>
        </w:r>
      </w:del>
      <w:del w:id="445" w:author="Alireza Panahiyan" w:date="2024-10-06T19:41:00Z">
        <w:r>
          <w:rPr>
            <w:rFonts w:ascii="Arial" w:hAnsi="Arial" w:asciiTheme="minorBidi" w:hAnsiTheme="minorBidi"/>
            <w:sz w:val="20"/>
            <w:szCs w:val="20"/>
          </w:rPr>
          <w:delText>MOU</w:delText>
        </w:r>
      </w:del>
      <w:del w:id="446" w:author="Alireza Panahiyan" w:date="2024-10-06T22:55:00Z">
        <w:r>
          <w:rPr>
            <w:rFonts w:ascii="Arial" w:hAnsi="Arial" w:asciiTheme="minorBidi" w:hAnsiTheme="minorBidi"/>
            <w:sz w:val="20"/>
            <w:szCs w:val="20"/>
          </w:rPr>
          <w:delText xml:space="preserve"> will be evaluated by both parties and where such changes are required these will be renegotiated. The amendments shall be subsequent to adequate prior express notice being provided to the parties of the memorandum.&lt;br&gt;The parties shall then convene a meeting to canvass and pass a resolution with regard to the proposed amendments upon which a decision shall be made by consensus on the amendments proposed to the memorandum and appurtenant proviso</w:delText>
        </w:r>
      </w:del>
      <w:del w:id="447" w:author="Alireza Panahiyan" w:date="2024-10-06T22:20:00Z">
        <w:r>
          <w:rPr>
            <w:rFonts w:ascii="Arial" w:hAnsi="Arial" w:asciiTheme="minorBidi" w:hAnsiTheme="minorBidi"/>
            <w:sz w:val="20"/>
            <w:szCs w:val="20"/>
          </w:rPr>
          <w:delText>13. **Termination of Sub-Contract.**</w:delText>
        </w:r>
      </w:del>
    </w:p>
    <w:p>
      <w:pPr>
        <w:pStyle w:val="PlainText"/>
        <w:spacing w:lineRule="auto" w:line="360"/>
        <w:jc w:val="both"/>
        <w:rPr>
          <w:rFonts w:ascii="Arial" w:hAnsi="Arial" w:asciiTheme="minorBidi" w:hAnsiTheme="minorBidi"/>
          <w:sz w:val="20"/>
          <w:szCs w:val="20"/>
          <w:del w:id="451" w:author="Alireza Panahiyan" w:date="2024-10-06T22:20:00Z"/>
        </w:rPr>
      </w:pPr>
      <w:del w:id="449" w:author="Alireza Panahiyan" w:date="2024-10-06T22:20:00Z">
        <w:r>
          <w:rPr>
            <w:rFonts w:ascii="Arial" w:hAnsi="Arial" w:asciiTheme="minorBidi" w:hAnsiTheme="minorBidi"/>
            <w:sz w:val="20"/>
            <w:szCs w:val="20"/>
          </w:rPr>
          <w:delText xml:space="preserve">    </w:delText>
        </w:r>
      </w:del>
      <w:del w:id="450" w:author="Alireza Panahiyan" w:date="2024-10-06T22:20:00Z">
        <w:r>
          <w:rPr>
            <w:rFonts w:ascii="Arial" w:hAnsi="Arial" w:asciiTheme="minorBidi" w:hAnsiTheme="minorBidi"/>
            <w:sz w:val="20"/>
            <w:szCs w:val="20"/>
          </w:rPr>
          <w:delText>This memorandum may be terminated by mutual consent, on breach or failure of a condition precedent, if one party becomes bankrupt, or by operation of law or order prohibiting the agreement. Termination may take forms including:</w:delText>
        </w:r>
      </w:del>
    </w:p>
    <w:p>
      <w:pPr>
        <w:pStyle w:val="PlainText"/>
        <w:spacing w:lineRule="auto" w:line="360"/>
        <w:jc w:val="both"/>
        <w:rPr>
          <w:rFonts w:ascii="Arial" w:hAnsi="Arial" w:asciiTheme="minorBidi" w:hAnsiTheme="minorBidi"/>
          <w:sz w:val="20"/>
          <w:szCs w:val="20"/>
          <w:del w:id="453" w:author="Alireza Panahiyan" w:date="2024-10-06T22:20:00Z"/>
        </w:rPr>
      </w:pPr>
      <w:del w:id="452" w:author="Alireza Panahiyan" w:date="2024-10-06T22:20: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456" w:author="Alireza Panahiyan" w:date="2024-10-06T22:20:00Z"/>
        </w:rPr>
      </w:pPr>
      <w:del w:id="454" w:author="Alireza Panahiyan" w:date="2024-10-06T22:20:00Z">
        <w:r>
          <w:rPr>
            <w:rFonts w:ascii="Arial" w:hAnsi="Arial" w:asciiTheme="minorBidi" w:hAnsiTheme="minorBidi"/>
            <w:sz w:val="20"/>
            <w:szCs w:val="20"/>
          </w:rPr>
          <w:delText xml:space="preserve">    </w:delText>
        </w:r>
      </w:del>
      <w:del w:id="455" w:author="Alireza Panahiyan" w:date="2024-10-06T22:20:00Z">
        <w:r>
          <w:rPr>
            <w:rFonts w:ascii="Arial" w:hAnsi="Arial" w:asciiTheme="minorBidi" w:hAnsiTheme="minorBidi"/>
            <w:sz w:val="20"/>
            <w:szCs w:val="20"/>
          </w:rPr>
          <w:delText>1. termination on notice</w:delText>
        </w:r>
      </w:del>
    </w:p>
    <w:p>
      <w:pPr>
        <w:pStyle w:val="PlainText"/>
        <w:spacing w:lineRule="auto" w:line="360"/>
        <w:jc w:val="both"/>
        <w:rPr>
          <w:rFonts w:ascii="Arial" w:hAnsi="Arial" w:asciiTheme="minorBidi" w:hAnsiTheme="minorBidi"/>
          <w:sz w:val="20"/>
          <w:szCs w:val="20"/>
          <w:del w:id="458" w:author="Alireza Panahiyan" w:date="2024-10-06T22:20:00Z"/>
        </w:rPr>
      </w:pPr>
      <w:del w:id="457" w:author="Alireza Panahiyan" w:date="2024-10-06T22:20: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461" w:author="Alireza Panahiyan" w:date="2024-10-06T22:20:00Z"/>
        </w:rPr>
      </w:pPr>
      <w:del w:id="459" w:author="Alireza Panahiyan" w:date="2024-10-06T22:20:00Z">
        <w:r>
          <w:rPr>
            <w:rFonts w:ascii="Arial" w:hAnsi="Arial" w:asciiTheme="minorBidi" w:hAnsiTheme="minorBidi"/>
            <w:sz w:val="20"/>
            <w:szCs w:val="20"/>
          </w:rPr>
          <w:delText xml:space="preserve">    </w:delText>
        </w:r>
      </w:del>
      <w:del w:id="460" w:author="Alireza Panahiyan" w:date="2024-10-06T22:20:00Z">
        <w:r>
          <w:rPr>
            <w:rFonts w:ascii="Arial" w:hAnsi="Arial" w:asciiTheme="minorBidi" w:hAnsiTheme="minorBidi"/>
            <w:sz w:val="20"/>
            <w:szCs w:val="20"/>
          </w:rPr>
          <w:delText>2. termination on breach</w:delText>
        </w:r>
      </w:del>
    </w:p>
    <w:p>
      <w:pPr>
        <w:pStyle w:val="PlainText"/>
        <w:spacing w:lineRule="auto" w:line="360"/>
        <w:jc w:val="both"/>
        <w:rPr>
          <w:rFonts w:ascii="Arial" w:hAnsi="Arial" w:asciiTheme="minorBidi" w:hAnsiTheme="minorBidi"/>
          <w:sz w:val="20"/>
          <w:szCs w:val="20"/>
          <w:del w:id="463" w:author="Alireza Panahiyan" w:date="2024-10-06T22:20:00Z"/>
        </w:rPr>
      </w:pPr>
      <w:del w:id="462" w:author="Alireza Panahiyan" w:date="2024-10-06T22:20: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466" w:author="Alireza Panahiyan" w:date="2024-10-06T22:20:00Z"/>
        </w:rPr>
      </w:pPr>
      <w:del w:id="464" w:author="Alireza Panahiyan" w:date="2024-10-06T22:20:00Z">
        <w:r>
          <w:rPr>
            <w:rFonts w:ascii="Arial" w:hAnsi="Arial" w:asciiTheme="minorBidi" w:hAnsiTheme="minorBidi"/>
            <w:sz w:val="20"/>
            <w:szCs w:val="20"/>
          </w:rPr>
          <w:delText xml:space="preserve">    </w:delText>
        </w:r>
      </w:del>
      <w:del w:id="465" w:author="Alireza Panahiyan" w:date="2024-10-06T22:20:00Z">
        <w:r>
          <w:rPr>
            <w:rFonts w:ascii="Arial" w:hAnsi="Arial" w:asciiTheme="minorBidi" w:hAnsiTheme="minorBidi"/>
            <w:sz w:val="20"/>
            <w:szCs w:val="20"/>
          </w:rPr>
          <w:delText>3. termination on insolvency</w:delText>
        </w:r>
      </w:del>
    </w:p>
    <w:p>
      <w:pPr>
        <w:pStyle w:val="PlainText"/>
        <w:spacing w:lineRule="auto" w:line="360"/>
        <w:jc w:val="both"/>
        <w:rPr>
          <w:rFonts w:ascii="Arial" w:hAnsi="Arial" w:asciiTheme="minorBidi" w:hAnsiTheme="minorBidi"/>
          <w:sz w:val="20"/>
          <w:szCs w:val="20"/>
          <w:del w:id="468" w:author="Alireza Panahiyan" w:date="2024-10-06T22:20:00Z"/>
        </w:rPr>
      </w:pPr>
      <w:del w:id="467" w:author="Alireza Panahiyan" w:date="2024-10-06T22:20: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471" w:author="Alireza Panahiyan" w:date="2024-10-06T22:20:00Z"/>
        </w:rPr>
      </w:pPr>
      <w:del w:id="469" w:author="Alireza Panahiyan" w:date="2024-10-06T22:20:00Z">
        <w:r>
          <w:rPr>
            <w:rFonts w:ascii="Arial" w:hAnsi="Arial" w:asciiTheme="minorBidi" w:hAnsiTheme="minorBidi"/>
            <w:sz w:val="20"/>
            <w:szCs w:val="20"/>
          </w:rPr>
          <w:delText xml:space="preserve">    </w:delText>
        </w:r>
      </w:del>
      <w:del w:id="470" w:author="Alireza Panahiyan" w:date="2024-10-06T22:20:00Z">
        <w:r>
          <w:rPr>
            <w:rFonts w:ascii="Arial" w:hAnsi="Arial" w:asciiTheme="minorBidi" w:hAnsiTheme="minorBidi"/>
            <w:sz w:val="20"/>
            <w:szCs w:val="20"/>
          </w:rPr>
          <w:delText>4. termination on a change of control</w:delText>
        </w:r>
      </w:del>
    </w:p>
    <w:p>
      <w:pPr>
        <w:pStyle w:val="PlainText"/>
        <w:spacing w:lineRule="auto" w:line="360"/>
        <w:jc w:val="both"/>
        <w:rPr>
          <w:rFonts w:ascii="Arial" w:hAnsi="Arial" w:asciiTheme="minorBidi" w:hAnsiTheme="minorBidi"/>
          <w:sz w:val="20"/>
          <w:szCs w:val="20"/>
          <w:del w:id="473" w:author="Alireza Panahiyan" w:date="2024-10-06T22:20:00Z"/>
        </w:rPr>
      </w:pPr>
      <w:del w:id="472" w:author="Alireza Panahiyan" w:date="2024-10-06T22:20: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476" w:author="Alireza Panahiyan" w:date="2024-10-06T22:20:00Z"/>
        </w:rPr>
      </w:pPr>
      <w:del w:id="474" w:author="Alireza Panahiyan" w:date="2024-10-06T22:20:00Z">
        <w:r>
          <w:rPr>
            <w:rFonts w:ascii="Arial" w:hAnsi="Arial" w:asciiTheme="minorBidi" w:hAnsiTheme="minorBidi"/>
            <w:sz w:val="20"/>
            <w:szCs w:val="20"/>
          </w:rPr>
          <w:delText xml:space="preserve">    </w:delText>
        </w:r>
      </w:del>
      <w:del w:id="475" w:author="Alireza Panahiyan" w:date="2024-10-06T22:20:00Z">
        <w:r>
          <w:rPr>
            <w:rFonts w:ascii="Arial" w:hAnsi="Arial" w:asciiTheme="minorBidi" w:hAnsiTheme="minorBidi"/>
            <w:sz w:val="20"/>
            <w:szCs w:val="20"/>
          </w:rPr>
          <w:delText>5. termination on an event (such as a superseding agreement)</w:delText>
        </w:r>
      </w:del>
    </w:p>
    <w:p>
      <w:pPr>
        <w:pStyle w:val="PlainText"/>
        <w:spacing w:lineRule="auto" w:line="360"/>
        <w:jc w:val="both"/>
        <w:rPr>
          <w:rFonts w:ascii="Arial" w:hAnsi="Arial" w:asciiTheme="minorBidi" w:hAnsiTheme="minorBidi"/>
          <w:sz w:val="20"/>
          <w:szCs w:val="20"/>
          <w:del w:id="478" w:author="Alireza Panahiyan" w:date="2024-10-06T22:20:00Z"/>
        </w:rPr>
      </w:pPr>
      <w:del w:id="477" w:author="Alireza Panahiyan" w:date="2024-10-06T22:20:00Z">
        <w:r>
          <w:rPr>
            <w:rFonts w:ascii="Arial" w:hAnsi="Arial" w:asciiTheme="minorBidi" w:hAnsiTheme="minorBidi"/>
            <w:sz w:val="20"/>
            <w:szCs w:val="20"/>
          </w:rPr>
          <w:delText xml:space="preserve">    </w:delText>
        </w:r>
      </w:del>
    </w:p>
    <w:p>
      <w:pPr>
        <w:pStyle w:val="PlainText"/>
        <w:spacing w:lineRule="auto" w:line="360"/>
        <w:jc w:val="both"/>
        <w:rPr>
          <w:rFonts w:ascii="Arial" w:hAnsi="Arial" w:asciiTheme="minorBidi" w:hAnsiTheme="minorBidi"/>
          <w:sz w:val="20"/>
          <w:szCs w:val="20"/>
          <w:del w:id="487" w:author="Alireza Panahiyan" w:date="2024-10-06T22:20:00Z"/>
        </w:rPr>
      </w:pPr>
      <w:del w:id="479" w:author="Alireza Panahiyan" w:date="2024-10-06T22:20:00Z">
        <w:r>
          <w:rPr>
            <w:rFonts w:ascii="Arial" w:hAnsi="Arial" w:asciiTheme="minorBidi" w:hAnsiTheme="minorBidi"/>
            <w:sz w:val="20"/>
            <w:szCs w:val="20"/>
          </w:rPr>
          <w:delText xml:space="preserve">    </w:delText>
        </w:r>
      </w:del>
      <w:del w:id="480" w:author="Alireza Panahiyan" w:date="2024-10-06T22:20:00Z">
        <w:r>
          <w:rPr>
            <w:rFonts w:ascii="Arial" w:hAnsi="Arial" w:asciiTheme="minorBidi" w:hAnsiTheme="minorBidi"/>
            <w:sz w:val="20"/>
            <w:szCs w:val="20"/>
          </w:rPr>
          <w:delText xml:space="preserve">Termination by election of either party shall be subject to a one month notice in writing, to be served to all paties to the </w:delText>
        </w:r>
      </w:del>
      <w:del w:id="481" w:author="Alireza Panahiyan" w:date="2024-10-06T19:41:00Z">
        <w:r>
          <w:rPr>
            <w:rFonts w:ascii="Arial" w:hAnsi="Arial" w:asciiTheme="minorBidi" w:hAnsiTheme="minorBidi"/>
            <w:sz w:val="20"/>
            <w:szCs w:val="20"/>
          </w:rPr>
          <w:delText>MOU</w:delText>
        </w:r>
      </w:del>
      <w:del w:id="482" w:author="Alireza Panahiyan" w:date="2024-10-06T22:20:00Z">
        <w:r>
          <w:rPr>
            <w:rFonts w:ascii="Arial" w:hAnsi="Arial" w:asciiTheme="minorBidi" w:hAnsiTheme="minorBidi"/>
            <w:sz w:val="20"/>
            <w:szCs w:val="20"/>
          </w:rPr>
          <w:delText xml:space="preserve">. Costs attaching to termination of the memorandum shall attach to the parties as shall be agreed and prescribed in the payment schedule to the </w:delText>
        </w:r>
      </w:del>
      <w:del w:id="483" w:author="Alireza Panahiyan" w:date="2024-10-06T19:41:00Z">
        <w:r>
          <w:rPr>
            <w:rFonts w:ascii="Arial" w:hAnsi="Arial" w:asciiTheme="minorBidi" w:hAnsiTheme="minorBidi"/>
            <w:sz w:val="20"/>
            <w:szCs w:val="20"/>
          </w:rPr>
          <w:delText>MOU</w:delText>
        </w:r>
      </w:del>
      <w:del w:id="484" w:author="Alireza Panahiyan" w:date="2024-10-06T22:20:00Z">
        <w:r>
          <w:rPr>
            <w:rFonts w:ascii="Arial" w:hAnsi="Arial" w:asciiTheme="minorBidi" w:hAnsiTheme="minorBidi"/>
            <w:sz w:val="20"/>
            <w:szCs w:val="20"/>
          </w:rPr>
          <w:delText xml:space="preserve">. If performance of the </w:delText>
        </w:r>
      </w:del>
      <w:del w:id="485" w:author="Alireza Panahiyan" w:date="2024-10-06T19:41:00Z">
        <w:r>
          <w:rPr>
            <w:rFonts w:ascii="Arial" w:hAnsi="Arial" w:asciiTheme="minorBidi" w:hAnsiTheme="minorBidi"/>
            <w:sz w:val="20"/>
            <w:szCs w:val="20"/>
          </w:rPr>
          <w:delText>MOU</w:delText>
        </w:r>
      </w:del>
      <w:del w:id="486" w:author="Alireza Panahiyan" w:date="2024-10-06T22:20:00Z">
        <w:r>
          <w:rPr>
            <w:rFonts w:ascii="Arial" w:hAnsi="Arial" w:asciiTheme="minorBidi" w:hAnsiTheme="minorBidi"/>
            <w:sz w:val="20"/>
            <w:szCs w:val="20"/>
          </w:rPr>
          <w:delText xml:space="preserve"> is frustrated by Force Majeure, parties reserve the right to terminate the contract. Parties are liable to pay only costs within the agreed payment schedule and up to the date of contract termination as outlined in the written notice.</w:delText>
        </w:r>
      </w:del>
    </w:p>
    <w:p>
      <w:pPr>
        <w:pStyle w:val="PlainText"/>
        <w:spacing w:lineRule="auto" w:line="360"/>
        <w:jc w:val="both"/>
        <w:rPr>
          <w:rFonts w:ascii="Arial" w:hAnsi="Arial" w:asciiTheme="minorBidi" w:hAnsiTheme="minorBidi"/>
          <w:sz w:val="20"/>
          <w:szCs w:val="20"/>
          <w:del w:id="489" w:author="Alireza Panahiyan" w:date="2024-10-06T22:20:00Z"/>
        </w:rPr>
      </w:pPr>
      <w:del w:id="488" w:author="Alireza Panahiyan" w:date="2024-10-06T22:20:00Z">
        <w:r>
          <w:rPr>
            <w:rFonts w:ascii="Arial" w:hAnsi="Arial" w:asciiTheme="minorBidi" w:hAnsiTheme="minorBidi"/>
            <w:sz w:val="20"/>
            <w:szCs w:val="20"/>
          </w:rPr>
          <w:delText>14. **Dispute resolution.**</w:delText>
        </w:r>
      </w:del>
    </w:p>
    <w:p>
      <w:pPr>
        <w:pStyle w:val="PlainText"/>
        <w:spacing w:lineRule="auto" w:line="360"/>
        <w:jc w:val="both"/>
        <w:rPr>
          <w:rFonts w:ascii="Arial" w:hAnsi="Arial" w:asciiTheme="minorBidi" w:hAnsiTheme="minorBidi"/>
          <w:sz w:val="20"/>
          <w:szCs w:val="20"/>
          <w:del w:id="494" w:author="Alireza Panahiyan" w:date="2024-10-06T22:20:00Z"/>
        </w:rPr>
      </w:pPr>
      <w:del w:id="490" w:author="Alireza Panahiyan" w:date="2024-10-06T22:20:00Z">
        <w:r>
          <w:rPr>
            <w:rFonts w:ascii="Arial" w:hAnsi="Arial" w:asciiTheme="minorBidi" w:hAnsiTheme="minorBidi"/>
            <w:sz w:val="20"/>
            <w:szCs w:val="20"/>
          </w:rPr>
          <w:delText xml:space="preserve">    </w:delText>
        </w:r>
      </w:del>
      <w:del w:id="491" w:author="Alireza Panahiyan" w:date="2024-10-06T22:20:00Z">
        <w:r>
          <w:rPr>
            <w:rFonts w:ascii="Arial" w:hAnsi="Arial" w:asciiTheme="minorBidi" w:hAnsiTheme="minorBidi"/>
            <w:sz w:val="20"/>
            <w:szCs w:val="20"/>
          </w:rPr>
          <w:delText xml:space="preserve">In the event of dispute both parties will try to resolve differences amicably and through independent arbitration in the event of being unable to resolve disputes amicably.&lt;br&gt;If any dispute, difference or questions arise whether during the continuance of this </w:delText>
        </w:r>
      </w:del>
      <w:del w:id="492" w:author="Alireza Panahiyan" w:date="2024-10-06T19:41:00Z">
        <w:r>
          <w:rPr>
            <w:rFonts w:ascii="Arial" w:hAnsi="Arial" w:asciiTheme="minorBidi" w:hAnsiTheme="minorBidi"/>
            <w:sz w:val="20"/>
            <w:szCs w:val="20"/>
          </w:rPr>
          <w:delText>MOU</w:delText>
        </w:r>
      </w:del>
      <w:del w:id="493" w:author="Alireza Panahiyan" w:date="2024-10-06T22:20:00Z">
        <w:r>
          <w:rPr>
            <w:rFonts w:ascii="Arial" w:hAnsi="Arial" w:asciiTheme="minorBidi" w:hAnsiTheme="minorBidi"/>
            <w:sz w:val="20"/>
            <w:szCs w:val="20"/>
          </w:rPr>
          <w:delText xml:space="preserve"> or upon or after its determination between the parties hereto touching or concerning this memorandum or as to any other matter in any way connected with or arising out or in relation to the subject matter of this memorandum such dispute, difference or question whatsoever shall be canvassed via alternative dispute resolution mechanism including negotiation, and in the failure of which, subject to a common decision, mediation processes.</w:delText>
        </w:r>
      </w:del>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Signed on behalf of XXXXXXXXXXXxxx</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Name</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Title</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Date</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Signed on behalf of XXXXXXXXXXXxxx</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Name</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Title</w:t>
      </w:r>
    </w:p>
    <w:p>
      <w:pPr>
        <w:pStyle w:val="PlainText"/>
        <w:spacing w:lineRule="auto" w:line="360"/>
        <w:jc w:val="both"/>
        <w:rPr>
          <w:rFonts w:ascii="Arial" w:hAnsi="Arial" w:asciiTheme="minorBidi" w:hAnsiTheme="minorBidi"/>
          <w:sz w:val="20"/>
          <w:szCs w:val="20"/>
        </w:rPr>
      </w:pPr>
      <w:r>
        <w:rPr>
          <w:rFonts w:ascii="Arial" w:hAnsi="Arial" w:asciiTheme="minorBidi" w:hAnsiTheme="minorBidi"/>
          <w:sz w:val="20"/>
          <w:szCs w:val="20"/>
        </w:rPr>
        <w:t>Date</w:t>
      </w:r>
    </w:p>
    <w:p>
      <w:pPr>
        <w:pStyle w:val="PlainText"/>
        <w:spacing w:lineRule="auto" w:line="360"/>
        <w:jc w:val="both"/>
        <w:rPr>
          <w:rFonts w:ascii="Arial" w:hAnsi="Arial" w:asciiTheme="minorBidi" w:hAnsiTheme="minorBidi"/>
          <w:sz w:val="20"/>
          <w:szCs w:val="20"/>
        </w:rPr>
      </w:pPr>
      <w:r>
        <w:rPr/>
      </w:r>
    </w:p>
    <w:sectPr>
      <w:footerReference w:type="default" r:id="rId2"/>
      <w:type w:val="nextPage"/>
      <w:pgSz w:w="11906" w:h="16838"/>
      <w:pgMar w:left="1334" w:right="1335"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141512464"/>
    </w:sdtPr>
    <w:sdtContent>
      <w:p>
        <w:pPr>
          <w:pStyle w:val="Footer"/>
          <w:jc w:val="center"/>
          <w:rPr>
            <w:ins w:id="499" w:author="Alireza Panahiyan" w:date="2024-10-06T23:16:00Z"/>
          </w:rPr>
        </w:pPr>
        <w:ins w:id="495" w:author="Alireza Panahiyan" w:date="2024-10-06T23:16:00Z">
          <w:r>
            <w:rPr/>
            <w:t xml:space="preserve">Page </w:t>
          </w:r>
        </w:ins>
        <w:ins w:id="496" w:author="Alireza Panahiyan" w:date="2024-10-06T23:16:00Z">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7</w:t>
          </w:r>
          <w:r>
            <w:rPr>
              <w:sz w:val="24"/>
              <w:b/>
              <w:szCs w:val="24"/>
              <w:bCs/>
            </w:rPr>
            <w:fldChar w:fldCharType="end"/>
          </w:r>
        </w:ins>
        <w:ins w:id="497" w:author="Alireza Panahiyan" w:date="2024-10-06T23:16:00Z">
          <w:r>
            <w:rPr/>
            <w:t xml:space="preserve"> of </w:t>
          </w:r>
        </w:ins>
        <w:ins w:id="498" w:author="Alireza Panahiyan" w:date="2024-10-06T23:16:00Z">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7</w:t>
          </w:r>
          <w:r>
            <w:rPr>
              <w:sz w:val="24"/>
              <w:b/>
              <w:szCs w:val="24"/>
              <w:bCs/>
            </w:rPr>
            <w:fldChar w:fldCharType="end"/>
          </w:r>
        </w:ins>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4.%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5"/>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5.%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6"/>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6.%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7">
    <w:lvl w:ilvl="0">
      <w:start w:val="1"/>
      <w:numFmt w:val="decimal"/>
      <w:lvlText w:val="7.%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
    <w:lvl w:ilvl="0">
      <w:start w:val="8"/>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8.%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
    <w:lvl w:ilvl="0">
      <w:start w:val="9"/>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9.%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2">
    <w:lvl w:ilvl="0">
      <w:start w:val="1"/>
      <w:numFmt w:val="decimal"/>
      <w:lvlText w:val="10.%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3">
    <w:lvl w:ilvl="0">
      <w:start w:val="1"/>
      <w:numFmt w:val="decimal"/>
      <w:lvlText w:val="12.%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4">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SG"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2"/>
        <w:szCs w:val="22"/>
        <w:lang w:val="en-SG"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Arial"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unhideWhenUsed/>
    <w:qFormat/>
    <w:rPr/>
  </w:style>
  <w:style w:type="character" w:styleId="PlainTextChar" w:customStyle="1">
    <w:name w:val="Plain Text Char"/>
    <w:basedOn w:val="DefaultParagraphFont"/>
    <w:link w:val="PlainText"/>
    <w:uiPriority w:val="99"/>
    <w:qFormat/>
    <w:rsid w:val="00fc08f6"/>
    <w:rPr>
      <w:rFonts w:ascii="Consolas" w:hAnsi="Consolas"/>
      <w:sz w:val="21"/>
      <w:szCs w:val="21"/>
      <w:lang w:val="en-US"/>
    </w:rPr>
  </w:style>
  <w:style w:type="character" w:styleId="HeaderChar" w:customStyle="1">
    <w:name w:val="Header Char"/>
    <w:basedOn w:val="DefaultParagraphFont"/>
    <w:link w:val="Header"/>
    <w:uiPriority w:val="99"/>
    <w:qFormat/>
    <w:rsid w:val="00e03596"/>
    <w:rPr>
      <w:lang w:val="en-US"/>
    </w:rPr>
  </w:style>
  <w:style w:type="character" w:styleId="FooterChar" w:customStyle="1">
    <w:name w:val="Footer Char"/>
    <w:basedOn w:val="DefaultParagraphFont"/>
    <w:link w:val="Footer"/>
    <w:uiPriority w:val="99"/>
    <w:qFormat/>
    <w:rsid w:val="00e03596"/>
    <w:rPr>
      <w:lang w:val="en-US"/>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lainText">
    <w:name w:val="Plain Text"/>
    <w:basedOn w:val="Normal"/>
    <w:link w:val="PlainTextChar"/>
    <w:uiPriority w:val="99"/>
    <w:unhideWhenUsed/>
    <w:qFormat/>
    <w:rsid w:val="00fc08f6"/>
    <w:pPr>
      <w:spacing w:lineRule="auto" w:line="240" w:before="0" w:after="0"/>
    </w:pPr>
    <w:rPr>
      <w:rFonts w:ascii="Consolas" w:hAnsi="Consolas"/>
      <w:sz w:val="21"/>
      <w:szCs w:val="21"/>
    </w:rPr>
  </w:style>
  <w:style w:type="paragraph" w:styleId="Revision">
    <w:name w:val="Revision"/>
    <w:uiPriority w:val="99"/>
    <w:semiHidden/>
    <w:qFormat/>
    <w:rsid w:val="001417dc"/>
    <w:pPr>
      <w:widowControl/>
      <w:bidi w:val="0"/>
      <w:spacing w:lineRule="auto" w:line="240" w:before="0" w:after="0"/>
      <w:jc w:val="left"/>
    </w:pPr>
    <w:rPr>
      <w:rFonts w:ascii="Aptos" w:hAnsi="Aptos" w:eastAsia="Aptos" w:cs="Arial" w:asciiTheme="minorHAnsi" w:cstheme="minorBidi" w:eastAsiaTheme="minorHAnsi" w:hAnsiTheme="minorHAnsi"/>
      <w:color w:val="auto"/>
      <w:kern w:val="2"/>
      <w:sz w:val="22"/>
      <w:szCs w:val="22"/>
      <w:lang w:val="en-US" w:eastAsia="en-US" w:bidi="ar-SA"/>
      <w14:ligatures w14:val="standardContextual"/>
    </w:rPr>
  </w:style>
  <w:style w:type="paragraph" w:styleId="ListParagraph">
    <w:name w:val="List Paragraph"/>
    <w:basedOn w:val="Normal"/>
    <w:uiPriority w:val="34"/>
    <w:qFormat/>
    <w:rsid w:val="00a43af4"/>
    <w:pPr>
      <w:spacing w:before="0" w:after="16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0359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03596"/>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B6B85-2CB2-4600-A300-0DEBD5001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Application>LibreOffice/7.4.7.2$Linux_X86_64 LibreOffice_project/40$Build-2</Application>
  <AppVersion>15.0000</AppVersion>
  <Pages>8</Pages>
  <Words>1473</Words>
  <Characters>7754</Characters>
  <CharactersWithSpaces>9147</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2024-10-06T14:45:00Z</dcterms:created>
  <dc:creator/>
  <dc:description/>
  <dc:language>en-SG</dc:language>
  <cp:lastModifiedBy>Alireza Panahiyan</cp:lastModifiedBy>
  <dcterms:modified xsi:type="dcterms:W3CDTF">2024-10-06T15:16:00Z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